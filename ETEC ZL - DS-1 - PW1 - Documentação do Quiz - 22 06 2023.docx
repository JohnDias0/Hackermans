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2A0B6" w14:textId="4CB77D43" w:rsidR="00152169" w:rsidRDefault="00152169" w:rsidP="00152169">
      <w:pPr>
        <w:spacing w:before="30" w:after="30" w:line="360" w:lineRule="auto"/>
        <w:jc w:val="center"/>
        <w:rPr>
          <w:ins w:id="0" w:author="Admin" w:date="2023-06-22T22:12:00Z"/>
          <w:rFonts w:ascii="Arial" w:hAnsi="Arial" w:cs="Arial"/>
          <w:b/>
          <w:bCs/>
          <w:sz w:val="24"/>
          <w:szCs w:val="24"/>
        </w:rPr>
      </w:pPr>
      <w:ins w:id="1" w:author="Admin" w:date="2023-06-22T22:11:00Z">
        <w:r>
          <w:rPr>
            <w:rFonts w:ascii="Arial" w:hAnsi="Arial" w:cs="Arial"/>
            <w:b/>
            <w:bCs/>
            <w:sz w:val="24"/>
            <w:szCs w:val="24"/>
          </w:rPr>
          <w:t>ETEC da Zona Leste</w:t>
        </w:r>
      </w:ins>
    </w:p>
    <w:p w14:paraId="364D6442" w14:textId="520C078D" w:rsidR="00152169" w:rsidRDefault="00152169" w:rsidP="00152169">
      <w:pPr>
        <w:spacing w:before="30" w:after="30" w:line="360" w:lineRule="auto"/>
        <w:jc w:val="center"/>
        <w:rPr>
          <w:ins w:id="2" w:author="Admin" w:date="2023-06-22T22:12:00Z"/>
          <w:rFonts w:ascii="Arial" w:hAnsi="Arial" w:cs="Arial"/>
          <w:b/>
          <w:bCs/>
          <w:sz w:val="24"/>
          <w:szCs w:val="24"/>
        </w:rPr>
      </w:pPr>
    </w:p>
    <w:p w14:paraId="328A8251" w14:textId="3697D8A9" w:rsidR="00152169" w:rsidRDefault="00152169" w:rsidP="00152169">
      <w:pPr>
        <w:spacing w:before="30" w:after="30" w:line="360" w:lineRule="auto"/>
        <w:jc w:val="center"/>
        <w:rPr>
          <w:ins w:id="3" w:author="Admin" w:date="2023-06-22T22:12:00Z"/>
          <w:rFonts w:ascii="Arial" w:hAnsi="Arial" w:cs="Arial"/>
          <w:b/>
          <w:bCs/>
          <w:sz w:val="24"/>
          <w:szCs w:val="24"/>
        </w:rPr>
      </w:pPr>
    </w:p>
    <w:p w14:paraId="7A5F9199" w14:textId="3F61A25A" w:rsidR="00152169" w:rsidRDefault="00152169" w:rsidP="00152169">
      <w:pPr>
        <w:spacing w:before="30" w:after="30" w:line="360" w:lineRule="auto"/>
        <w:jc w:val="center"/>
        <w:rPr>
          <w:ins w:id="4" w:author="Admin" w:date="2023-06-22T22:12:00Z"/>
          <w:rFonts w:ascii="Arial" w:hAnsi="Arial" w:cs="Arial"/>
          <w:b/>
          <w:bCs/>
          <w:sz w:val="24"/>
          <w:szCs w:val="24"/>
        </w:rPr>
      </w:pPr>
    </w:p>
    <w:p w14:paraId="1F9E35A2" w14:textId="137C40A6" w:rsidR="00152169" w:rsidRDefault="00152169" w:rsidP="00152169">
      <w:pPr>
        <w:spacing w:before="30" w:after="30" w:line="360" w:lineRule="auto"/>
        <w:jc w:val="center"/>
        <w:rPr>
          <w:ins w:id="5" w:author="Admin" w:date="2023-06-22T22:12:00Z"/>
          <w:rFonts w:ascii="Arial" w:hAnsi="Arial" w:cs="Arial"/>
          <w:b/>
          <w:bCs/>
          <w:sz w:val="24"/>
          <w:szCs w:val="24"/>
        </w:rPr>
      </w:pPr>
    </w:p>
    <w:p w14:paraId="20C8EE02" w14:textId="77777777" w:rsidR="00152169" w:rsidRDefault="00152169" w:rsidP="00152169">
      <w:pPr>
        <w:spacing w:before="30" w:after="30" w:line="360" w:lineRule="auto"/>
        <w:jc w:val="center"/>
        <w:rPr>
          <w:ins w:id="6" w:author="Admin" w:date="2023-06-22T22:12:00Z"/>
          <w:rFonts w:ascii="Arial" w:hAnsi="Arial" w:cs="Arial"/>
          <w:b/>
          <w:bCs/>
          <w:sz w:val="24"/>
          <w:szCs w:val="24"/>
        </w:rPr>
      </w:pPr>
    </w:p>
    <w:p w14:paraId="15C0F0E8" w14:textId="5809E939" w:rsidR="00152169" w:rsidRDefault="00152169" w:rsidP="00152169">
      <w:pPr>
        <w:spacing w:before="30" w:after="30" w:line="360" w:lineRule="auto"/>
        <w:jc w:val="center"/>
        <w:rPr>
          <w:ins w:id="7" w:author="Admin" w:date="2023-06-22T22:12:00Z"/>
          <w:rFonts w:ascii="Arial" w:hAnsi="Arial" w:cs="Arial"/>
          <w:b/>
          <w:bCs/>
          <w:sz w:val="24"/>
          <w:szCs w:val="24"/>
        </w:rPr>
      </w:pPr>
    </w:p>
    <w:p w14:paraId="0F450DBF" w14:textId="672D0A49" w:rsidR="00152169" w:rsidRDefault="00152169" w:rsidP="00152169">
      <w:pPr>
        <w:spacing w:before="30" w:after="30" w:line="360" w:lineRule="auto"/>
        <w:jc w:val="center"/>
        <w:rPr>
          <w:ins w:id="8" w:author="Admin" w:date="2023-06-22T22:12:00Z"/>
          <w:rFonts w:ascii="Arial" w:hAnsi="Arial" w:cs="Arial"/>
          <w:b/>
          <w:bCs/>
          <w:sz w:val="24"/>
          <w:szCs w:val="24"/>
        </w:rPr>
      </w:pPr>
    </w:p>
    <w:p w14:paraId="45F091AC" w14:textId="77777777" w:rsidR="00152169" w:rsidRDefault="00152169" w:rsidP="00152169">
      <w:pPr>
        <w:spacing w:before="30" w:after="30" w:line="360" w:lineRule="auto"/>
        <w:jc w:val="center"/>
        <w:rPr>
          <w:ins w:id="9" w:author="Admin" w:date="2023-06-22T22:12:00Z"/>
          <w:rFonts w:ascii="Arial" w:hAnsi="Arial" w:cs="Arial"/>
          <w:b/>
          <w:bCs/>
          <w:sz w:val="24"/>
          <w:szCs w:val="24"/>
        </w:rPr>
      </w:pPr>
    </w:p>
    <w:p w14:paraId="64DBA074" w14:textId="58A77DC5" w:rsidR="00152169" w:rsidRDefault="00152169" w:rsidP="00152169">
      <w:pPr>
        <w:spacing w:before="30" w:after="30" w:line="360" w:lineRule="auto"/>
        <w:jc w:val="center"/>
        <w:rPr>
          <w:ins w:id="10" w:author="Admin" w:date="2023-06-22T22:12:00Z"/>
          <w:rFonts w:ascii="Arial" w:hAnsi="Arial" w:cs="Arial"/>
          <w:b/>
          <w:bCs/>
          <w:sz w:val="24"/>
          <w:szCs w:val="24"/>
        </w:rPr>
      </w:pPr>
    </w:p>
    <w:p w14:paraId="2C90E388" w14:textId="77777777" w:rsidR="00152169" w:rsidRDefault="00152169" w:rsidP="00152169">
      <w:pPr>
        <w:spacing w:before="30" w:after="30" w:line="360" w:lineRule="auto"/>
        <w:jc w:val="center"/>
        <w:rPr>
          <w:ins w:id="11" w:author="Admin" w:date="2023-06-22T22:12:00Z"/>
          <w:rFonts w:ascii="Arial" w:hAnsi="Arial" w:cs="Arial"/>
          <w:b/>
          <w:bCs/>
          <w:sz w:val="24"/>
          <w:szCs w:val="24"/>
        </w:rPr>
      </w:pPr>
    </w:p>
    <w:p w14:paraId="21742841" w14:textId="71DC796A" w:rsidR="00152169" w:rsidRDefault="00152169" w:rsidP="00152169">
      <w:pPr>
        <w:spacing w:before="30" w:after="30" w:line="360" w:lineRule="auto"/>
        <w:jc w:val="center"/>
        <w:rPr>
          <w:ins w:id="12" w:author="Admin" w:date="2023-06-22T22:12:00Z"/>
          <w:rFonts w:ascii="Arial" w:hAnsi="Arial" w:cs="Arial"/>
          <w:b/>
          <w:bCs/>
          <w:sz w:val="24"/>
          <w:szCs w:val="24"/>
        </w:rPr>
      </w:pPr>
    </w:p>
    <w:p w14:paraId="322AD251" w14:textId="2FD33C2D" w:rsidR="00152169" w:rsidRDefault="00152169" w:rsidP="00152169">
      <w:pPr>
        <w:spacing w:before="30" w:after="30" w:line="360" w:lineRule="auto"/>
        <w:jc w:val="center"/>
        <w:rPr>
          <w:ins w:id="13" w:author="Admin" w:date="2023-06-22T22:12:00Z"/>
          <w:rFonts w:ascii="Arial" w:hAnsi="Arial" w:cs="Arial"/>
          <w:b/>
          <w:bCs/>
          <w:sz w:val="24"/>
          <w:szCs w:val="24"/>
        </w:rPr>
      </w:pPr>
    </w:p>
    <w:p w14:paraId="55B86084" w14:textId="77777777" w:rsidR="00152169" w:rsidRDefault="00152169" w:rsidP="00152169">
      <w:pPr>
        <w:spacing w:before="30" w:after="30" w:line="360" w:lineRule="auto"/>
        <w:jc w:val="center"/>
        <w:rPr>
          <w:ins w:id="14" w:author="Admin" w:date="2023-06-22T22:12:00Z"/>
          <w:rFonts w:ascii="Arial" w:hAnsi="Arial" w:cs="Arial"/>
          <w:b/>
          <w:bCs/>
          <w:sz w:val="24"/>
          <w:szCs w:val="24"/>
        </w:rPr>
      </w:pPr>
    </w:p>
    <w:p w14:paraId="289E2C27" w14:textId="77777777" w:rsidR="00152169" w:rsidRDefault="00152169">
      <w:pPr>
        <w:spacing w:before="30" w:after="30" w:line="360" w:lineRule="auto"/>
        <w:jc w:val="center"/>
        <w:rPr>
          <w:ins w:id="15" w:author="Admin" w:date="2023-06-22T22:11:00Z"/>
          <w:rFonts w:ascii="Arial" w:hAnsi="Arial" w:cs="Arial"/>
          <w:b/>
          <w:bCs/>
          <w:sz w:val="24"/>
          <w:szCs w:val="24"/>
        </w:rPr>
        <w:pPrChange w:id="16" w:author="Admin" w:date="2023-06-22T22:12:00Z">
          <w:pPr>
            <w:spacing w:before="30" w:after="30" w:line="360" w:lineRule="auto"/>
          </w:pPr>
        </w:pPrChange>
      </w:pPr>
    </w:p>
    <w:p w14:paraId="557489FA" w14:textId="38C729C8" w:rsidR="00E41F3E" w:rsidRDefault="00E41F3E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  <w:pPrChange w:id="17" w:author="Admin" w:date="2023-06-22T22:12:00Z">
          <w:pPr>
            <w:spacing w:before="30" w:after="30" w:line="360" w:lineRule="auto"/>
          </w:pPr>
        </w:pPrChange>
      </w:pPr>
      <w:r w:rsidRPr="00E41F3E">
        <w:rPr>
          <w:rFonts w:ascii="Arial" w:hAnsi="Arial" w:cs="Arial"/>
          <w:b/>
          <w:bCs/>
          <w:sz w:val="24"/>
          <w:szCs w:val="24"/>
        </w:rPr>
        <w:t>Nome</w:t>
      </w:r>
      <w:r>
        <w:rPr>
          <w:rFonts w:ascii="Arial" w:hAnsi="Arial" w:cs="Arial"/>
          <w:b/>
          <w:bCs/>
          <w:sz w:val="24"/>
          <w:szCs w:val="24"/>
        </w:rPr>
        <w:t>s: Mayke Souza da Silva, Luís Fellipe, Jonathan Dias, Igor Rocha</w:t>
      </w:r>
    </w:p>
    <w:p w14:paraId="52273E40" w14:textId="71A4EB0C" w:rsidR="00E41F3E" w:rsidRDefault="00E41F3E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  <w:pPrChange w:id="18" w:author="Admin" w:date="2023-06-22T22:12:00Z">
          <w:pPr>
            <w:spacing w:before="30" w:after="30" w:line="360" w:lineRule="auto"/>
          </w:pPr>
        </w:pPrChange>
      </w:pPr>
      <w:r>
        <w:rPr>
          <w:rFonts w:ascii="Arial" w:hAnsi="Arial" w:cs="Arial"/>
          <w:b/>
          <w:bCs/>
          <w:sz w:val="24"/>
          <w:szCs w:val="24"/>
        </w:rPr>
        <w:t>Curso: Técnico D.S.</w:t>
      </w:r>
    </w:p>
    <w:p w14:paraId="6E3F991A" w14:textId="66802FFD" w:rsidR="00E41F3E" w:rsidRDefault="00E41F3E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  <w:pPrChange w:id="19" w:author="Admin" w:date="2023-06-22T22:12:00Z">
          <w:pPr>
            <w:spacing w:before="30" w:after="30" w:line="360" w:lineRule="auto"/>
          </w:pPr>
        </w:pPrChange>
      </w:pPr>
      <w:r>
        <w:rPr>
          <w:rFonts w:ascii="Arial" w:hAnsi="Arial" w:cs="Arial"/>
          <w:b/>
          <w:bCs/>
          <w:sz w:val="24"/>
          <w:szCs w:val="24"/>
        </w:rPr>
        <w:t>Série: 1°</w:t>
      </w:r>
    </w:p>
    <w:p w14:paraId="35D87EEC" w14:textId="55361568" w:rsidR="00E41F3E" w:rsidRDefault="00E41F3E">
      <w:pPr>
        <w:spacing w:before="30" w:after="30" w:line="360" w:lineRule="auto"/>
        <w:jc w:val="center"/>
        <w:rPr>
          <w:ins w:id="20" w:author="Admin" w:date="2023-06-22T22:11:00Z"/>
          <w:rFonts w:ascii="Arial" w:hAnsi="Arial" w:cs="Arial"/>
          <w:b/>
          <w:bCs/>
          <w:sz w:val="24"/>
          <w:szCs w:val="24"/>
        </w:rPr>
        <w:pPrChange w:id="21" w:author="Admin" w:date="2023-06-22T22:12:00Z">
          <w:pPr>
            <w:spacing w:before="30" w:after="30" w:line="360" w:lineRule="auto"/>
          </w:pPr>
        </w:pPrChange>
      </w:pPr>
      <w:r>
        <w:rPr>
          <w:rFonts w:ascii="Arial" w:hAnsi="Arial" w:cs="Arial"/>
          <w:b/>
          <w:bCs/>
          <w:sz w:val="24"/>
          <w:szCs w:val="24"/>
        </w:rPr>
        <w:t>Data: 22/06/2023</w:t>
      </w:r>
    </w:p>
    <w:p w14:paraId="16E027ED" w14:textId="25E6AFC7" w:rsidR="00152169" w:rsidRDefault="00152169" w:rsidP="00E41F3E">
      <w:pPr>
        <w:spacing w:before="30" w:after="30" w:line="360" w:lineRule="auto"/>
        <w:rPr>
          <w:ins w:id="22" w:author="Admin" w:date="2023-06-22T22:12:00Z"/>
          <w:rFonts w:ascii="Arial" w:hAnsi="Arial" w:cs="Arial"/>
          <w:b/>
          <w:bCs/>
          <w:sz w:val="24"/>
          <w:szCs w:val="24"/>
        </w:rPr>
      </w:pPr>
    </w:p>
    <w:p w14:paraId="1DF22150" w14:textId="6CF4C07E" w:rsidR="00152169" w:rsidRDefault="00152169" w:rsidP="00E41F3E">
      <w:pPr>
        <w:spacing w:before="30" w:after="30" w:line="360" w:lineRule="auto"/>
        <w:rPr>
          <w:ins w:id="23" w:author="Admin" w:date="2023-06-22T22:12:00Z"/>
          <w:rFonts w:ascii="Arial" w:hAnsi="Arial" w:cs="Arial"/>
          <w:b/>
          <w:bCs/>
          <w:sz w:val="24"/>
          <w:szCs w:val="24"/>
        </w:rPr>
      </w:pPr>
    </w:p>
    <w:p w14:paraId="04899817" w14:textId="2D9C56A4" w:rsidR="00152169" w:rsidRDefault="00152169" w:rsidP="00E41F3E">
      <w:pPr>
        <w:spacing w:before="30" w:after="30" w:line="360" w:lineRule="auto"/>
        <w:rPr>
          <w:ins w:id="24" w:author="Admin" w:date="2023-06-22T22:12:00Z"/>
          <w:rFonts w:ascii="Arial" w:hAnsi="Arial" w:cs="Arial"/>
          <w:b/>
          <w:bCs/>
          <w:sz w:val="24"/>
          <w:szCs w:val="24"/>
        </w:rPr>
      </w:pPr>
    </w:p>
    <w:p w14:paraId="61B49277" w14:textId="6763C49B" w:rsidR="00152169" w:rsidRDefault="00152169" w:rsidP="00E41F3E">
      <w:pPr>
        <w:spacing w:before="30" w:after="30" w:line="360" w:lineRule="auto"/>
        <w:rPr>
          <w:ins w:id="25" w:author="Admin" w:date="2023-06-22T22:12:00Z"/>
          <w:rFonts w:ascii="Arial" w:hAnsi="Arial" w:cs="Arial"/>
          <w:b/>
          <w:bCs/>
          <w:sz w:val="24"/>
          <w:szCs w:val="24"/>
        </w:rPr>
      </w:pPr>
    </w:p>
    <w:p w14:paraId="797A654B" w14:textId="5710A2FE" w:rsidR="00152169" w:rsidRDefault="00152169" w:rsidP="00E41F3E">
      <w:pPr>
        <w:spacing w:before="30" w:after="30" w:line="360" w:lineRule="auto"/>
        <w:rPr>
          <w:ins w:id="26" w:author="Admin" w:date="2023-06-22T22:12:00Z"/>
          <w:rFonts w:ascii="Arial" w:hAnsi="Arial" w:cs="Arial"/>
          <w:b/>
          <w:bCs/>
          <w:sz w:val="24"/>
          <w:szCs w:val="24"/>
        </w:rPr>
      </w:pPr>
    </w:p>
    <w:p w14:paraId="3449D5CC" w14:textId="391156B1" w:rsidR="00152169" w:rsidRDefault="00152169" w:rsidP="00E41F3E">
      <w:pPr>
        <w:spacing w:before="30" w:after="30" w:line="360" w:lineRule="auto"/>
        <w:rPr>
          <w:ins w:id="27" w:author="Admin" w:date="2023-06-22T22:12:00Z"/>
          <w:rFonts w:ascii="Arial" w:hAnsi="Arial" w:cs="Arial"/>
          <w:b/>
          <w:bCs/>
          <w:sz w:val="24"/>
          <w:szCs w:val="24"/>
        </w:rPr>
      </w:pPr>
    </w:p>
    <w:p w14:paraId="69378AA8" w14:textId="12CF3E61" w:rsidR="00152169" w:rsidRDefault="00152169" w:rsidP="00E41F3E">
      <w:pPr>
        <w:spacing w:before="30" w:after="30" w:line="360" w:lineRule="auto"/>
        <w:rPr>
          <w:ins w:id="28" w:author="Admin" w:date="2023-06-22T22:12:00Z"/>
          <w:rFonts w:ascii="Arial" w:hAnsi="Arial" w:cs="Arial"/>
          <w:b/>
          <w:bCs/>
          <w:sz w:val="24"/>
          <w:szCs w:val="24"/>
        </w:rPr>
      </w:pPr>
    </w:p>
    <w:p w14:paraId="3398BF91" w14:textId="05F9FD96" w:rsidR="00152169" w:rsidRDefault="00152169" w:rsidP="00E41F3E">
      <w:pPr>
        <w:spacing w:before="30" w:after="30" w:line="360" w:lineRule="auto"/>
        <w:rPr>
          <w:ins w:id="29" w:author="Admin" w:date="2023-06-22T22:12:00Z"/>
          <w:rFonts w:ascii="Arial" w:hAnsi="Arial" w:cs="Arial"/>
          <w:b/>
          <w:bCs/>
          <w:sz w:val="24"/>
          <w:szCs w:val="24"/>
        </w:rPr>
      </w:pPr>
    </w:p>
    <w:p w14:paraId="62822A26" w14:textId="77777777" w:rsidR="00152169" w:rsidRDefault="00152169" w:rsidP="00E41F3E">
      <w:pPr>
        <w:spacing w:before="30" w:after="30" w:line="360" w:lineRule="auto"/>
        <w:rPr>
          <w:ins w:id="30" w:author="Admin" w:date="2023-06-22T22:12:00Z"/>
          <w:rFonts w:ascii="Arial" w:hAnsi="Arial" w:cs="Arial"/>
          <w:b/>
          <w:bCs/>
          <w:sz w:val="24"/>
          <w:szCs w:val="24"/>
        </w:rPr>
      </w:pPr>
    </w:p>
    <w:p w14:paraId="65158ED7" w14:textId="4D75A0A3" w:rsidR="00152169" w:rsidRDefault="00152169" w:rsidP="00E41F3E">
      <w:pPr>
        <w:spacing w:before="30" w:after="30" w:line="360" w:lineRule="auto"/>
        <w:rPr>
          <w:ins w:id="31" w:author="Admin" w:date="2023-06-22T22:12:00Z"/>
          <w:rFonts w:ascii="Arial" w:hAnsi="Arial" w:cs="Arial"/>
          <w:b/>
          <w:bCs/>
          <w:sz w:val="24"/>
          <w:szCs w:val="24"/>
        </w:rPr>
      </w:pPr>
    </w:p>
    <w:p w14:paraId="34A06AF3" w14:textId="0933CF09" w:rsidR="00152169" w:rsidRDefault="00152169" w:rsidP="00E41F3E">
      <w:pPr>
        <w:spacing w:before="30" w:after="30" w:line="360" w:lineRule="auto"/>
        <w:rPr>
          <w:ins w:id="32" w:author="Admin" w:date="2023-06-22T22:12:00Z"/>
          <w:rFonts w:ascii="Arial" w:hAnsi="Arial" w:cs="Arial"/>
          <w:b/>
          <w:bCs/>
          <w:sz w:val="24"/>
          <w:szCs w:val="24"/>
        </w:rPr>
      </w:pPr>
    </w:p>
    <w:p w14:paraId="49A19CD1" w14:textId="575F8410" w:rsidR="00152169" w:rsidDel="00152169" w:rsidRDefault="00152169" w:rsidP="00E41F3E">
      <w:pPr>
        <w:spacing w:before="30" w:after="30" w:line="360" w:lineRule="auto"/>
        <w:rPr>
          <w:del w:id="33" w:author="Admin" w:date="2023-06-22T22:12:00Z"/>
          <w:rFonts w:ascii="Arial" w:hAnsi="Arial" w:cs="Arial"/>
          <w:b/>
          <w:bCs/>
          <w:sz w:val="24"/>
          <w:szCs w:val="24"/>
        </w:rPr>
      </w:pPr>
    </w:p>
    <w:p w14:paraId="68A18379" w14:textId="502276D8" w:rsidR="00E41F3E" w:rsidRDefault="00152169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  <w:pPrChange w:id="34" w:author="Admin" w:date="2023-06-22T22:11:00Z">
          <w:pPr>
            <w:spacing w:before="30" w:after="30" w:line="360" w:lineRule="auto"/>
          </w:pPr>
        </w:pPrChange>
      </w:pPr>
      <w:ins w:id="35" w:author="Admin" w:date="2023-06-22T22:11:00Z">
        <w:r>
          <w:rPr>
            <w:rFonts w:ascii="Arial" w:hAnsi="Arial" w:cs="Arial"/>
            <w:b/>
            <w:bCs/>
            <w:sz w:val="24"/>
            <w:szCs w:val="24"/>
          </w:rPr>
          <w:t>Quis de Tecnologia</w:t>
        </w:r>
      </w:ins>
    </w:p>
    <w:p w14:paraId="3605FB7E" w14:textId="3B95499A" w:rsidR="00152169" w:rsidDel="00152169" w:rsidRDefault="00152169" w:rsidP="00E41F3E">
      <w:pPr>
        <w:spacing w:before="30" w:after="30" w:line="360" w:lineRule="auto"/>
        <w:rPr>
          <w:del w:id="36" w:author="Admin" w:date="2023-06-22T22:12:00Z"/>
          <w:rFonts w:ascii="Arial" w:hAnsi="Arial" w:cs="Arial"/>
          <w:b/>
          <w:bCs/>
          <w:sz w:val="24"/>
          <w:szCs w:val="24"/>
        </w:rPr>
      </w:pPr>
    </w:p>
    <w:p w14:paraId="455A3B9D" w14:textId="693562E6" w:rsidR="00152169" w:rsidDel="00152169" w:rsidRDefault="00152169" w:rsidP="00E41F3E">
      <w:pPr>
        <w:spacing w:before="30" w:after="30" w:line="360" w:lineRule="auto"/>
        <w:rPr>
          <w:del w:id="37" w:author="Admin" w:date="2023-06-22T22:12:00Z"/>
          <w:rFonts w:ascii="Arial" w:hAnsi="Arial" w:cs="Arial"/>
          <w:b/>
          <w:bCs/>
          <w:sz w:val="24"/>
          <w:szCs w:val="24"/>
        </w:rPr>
      </w:pPr>
    </w:p>
    <w:p w14:paraId="728E473F" w14:textId="401FF61C" w:rsidR="00152169" w:rsidDel="00152169" w:rsidRDefault="00152169" w:rsidP="00E41F3E">
      <w:pPr>
        <w:spacing w:before="30" w:after="30" w:line="360" w:lineRule="auto"/>
        <w:rPr>
          <w:del w:id="38" w:author="Admin" w:date="2023-06-22T22:12:00Z"/>
          <w:rFonts w:ascii="Arial" w:hAnsi="Arial" w:cs="Arial"/>
          <w:b/>
          <w:bCs/>
          <w:sz w:val="24"/>
          <w:szCs w:val="24"/>
        </w:rPr>
      </w:pPr>
    </w:p>
    <w:p w14:paraId="37F3A002" w14:textId="253160DF" w:rsidR="00152169" w:rsidDel="00152169" w:rsidRDefault="00152169" w:rsidP="00E41F3E">
      <w:pPr>
        <w:spacing w:before="30" w:after="30" w:line="360" w:lineRule="auto"/>
        <w:rPr>
          <w:del w:id="39" w:author="Admin" w:date="2023-06-22T22:12:00Z"/>
          <w:rFonts w:ascii="Arial" w:hAnsi="Arial" w:cs="Arial"/>
          <w:b/>
          <w:bCs/>
          <w:sz w:val="24"/>
          <w:szCs w:val="24"/>
        </w:rPr>
      </w:pPr>
    </w:p>
    <w:p w14:paraId="0D0D24D4" w14:textId="725E1689" w:rsidR="00152169" w:rsidDel="00152169" w:rsidRDefault="00152169" w:rsidP="00E41F3E">
      <w:pPr>
        <w:spacing w:before="30" w:after="30" w:line="360" w:lineRule="auto"/>
        <w:rPr>
          <w:del w:id="40" w:author="Admin" w:date="2023-06-22T22:12:00Z"/>
          <w:rFonts w:ascii="Arial" w:hAnsi="Arial" w:cs="Arial"/>
          <w:b/>
          <w:bCs/>
          <w:sz w:val="24"/>
          <w:szCs w:val="24"/>
        </w:rPr>
      </w:pPr>
    </w:p>
    <w:p w14:paraId="61338402" w14:textId="1E938992" w:rsidR="00152169" w:rsidDel="00152169" w:rsidRDefault="00152169" w:rsidP="00E41F3E">
      <w:pPr>
        <w:spacing w:before="30" w:after="30" w:line="360" w:lineRule="auto"/>
        <w:rPr>
          <w:del w:id="41" w:author="Admin" w:date="2023-06-22T22:12:00Z"/>
          <w:rFonts w:ascii="Arial" w:hAnsi="Arial" w:cs="Arial"/>
          <w:b/>
          <w:bCs/>
          <w:sz w:val="24"/>
          <w:szCs w:val="24"/>
        </w:rPr>
      </w:pPr>
    </w:p>
    <w:p w14:paraId="38D899D2" w14:textId="1D116D00" w:rsidR="00152169" w:rsidDel="00152169" w:rsidRDefault="00152169" w:rsidP="00E41F3E">
      <w:pPr>
        <w:spacing w:before="30" w:after="30" w:line="360" w:lineRule="auto"/>
        <w:rPr>
          <w:del w:id="42" w:author="Admin" w:date="2023-06-22T22:12:00Z"/>
          <w:rFonts w:ascii="Arial" w:hAnsi="Arial" w:cs="Arial"/>
          <w:b/>
          <w:bCs/>
          <w:sz w:val="24"/>
          <w:szCs w:val="24"/>
        </w:rPr>
      </w:pPr>
    </w:p>
    <w:p w14:paraId="41ACFF87" w14:textId="408F4D00" w:rsidR="00152169" w:rsidDel="00152169" w:rsidRDefault="00152169" w:rsidP="00E41F3E">
      <w:pPr>
        <w:spacing w:before="30" w:after="30" w:line="360" w:lineRule="auto"/>
        <w:rPr>
          <w:del w:id="43" w:author="Admin" w:date="2023-06-22T22:12:00Z"/>
          <w:rFonts w:ascii="Arial" w:hAnsi="Arial" w:cs="Arial"/>
          <w:b/>
          <w:bCs/>
          <w:sz w:val="24"/>
          <w:szCs w:val="24"/>
        </w:rPr>
      </w:pPr>
    </w:p>
    <w:p w14:paraId="6BAC2EF7" w14:textId="5489D516" w:rsidR="00152169" w:rsidDel="00152169" w:rsidRDefault="00152169" w:rsidP="00E41F3E">
      <w:pPr>
        <w:spacing w:before="30" w:after="30" w:line="360" w:lineRule="auto"/>
        <w:rPr>
          <w:del w:id="44" w:author="Admin" w:date="2023-06-22T22:12:00Z"/>
          <w:rFonts w:ascii="Arial" w:hAnsi="Arial" w:cs="Arial"/>
          <w:b/>
          <w:bCs/>
          <w:sz w:val="24"/>
          <w:szCs w:val="24"/>
        </w:rPr>
      </w:pPr>
    </w:p>
    <w:p w14:paraId="6255BE9B" w14:textId="46C08FE6" w:rsidR="00152169" w:rsidDel="00152169" w:rsidRDefault="00152169" w:rsidP="00E41F3E">
      <w:pPr>
        <w:spacing w:before="30" w:after="30" w:line="360" w:lineRule="auto"/>
        <w:rPr>
          <w:del w:id="45" w:author="Admin" w:date="2023-06-22T22:12:00Z"/>
          <w:rFonts w:ascii="Arial" w:hAnsi="Arial" w:cs="Arial"/>
          <w:b/>
          <w:bCs/>
          <w:sz w:val="24"/>
          <w:szCs w:val="24"/>
        </w:rPr>
      </w:pPr>
    </w:p>
    <w:p w14:paraId="1BE55A1E" w14:textId="645D3B67" w:rsidR="00152169" w:rsidDel="00152169" w:rsidRDefault="00152169" w:rsidP="00E41F3E">
      <w:pPr>
        <w:spacing w:before="30" w:after="30" w:line="360" w:lineRule="auto"/>
        <w:rPr>
          <w:del w:id="46" w:author="Admin" w:date="2023-06-22T22:12:00Z"/>
          <w:rFonts w:ascii="Arial" w:hAnsi="Arial" w:cs="Arial"/>
          <w:b/>
          <w:bCs/>
          <w:sz w:val="24"/>
          <w:szCs w:val="24"/>
        </w:rPr>
      </w:pPr>
    </w:p>
    <w:p w14:paraId="62373B69" w14:textId="67BCB7E1" w:rsidR="00152169" w:rsidDel="00152169" w:rsidRDefault="00152169" w:rsidP="00E41F3E">
      <w:pPr>
        <w:spacing w:before="30" w:after="30" w:line="360" w:lineRule="auto"/>
        <w:rPr>
          <w:del w:id="47" w:author="Admin" w:date="2023-06-22T22:12:00Z"/>
          <w:rFonts w:ascii="Arial" w:hAnsi="Arial" w:cs="Arial"/>
          <w:b/>
          <w:bCs/>
          <w:sz w:val="24"/>
          <w:szCs w:val="24"/>
        </w:rPr>
      </w:pPr>
    </w:p>
    <w:p w14:paraId="1E7C083E" w14:textId="4DE72E4B" w:rsidR="00152169" w:rsidDel="00152169" w:rsidRDefault="00152169" w:rsidP="00E41F3E">
      <w:pPr>
        <w:spacing w:before="30" w:after="30" w:line="360" w:lineRule="auto"/>
        <w:rPr>
          <w:del w:id="48" w:author="Admin" w:date="2023-06-22T22:12:00Z"/>
          <w:rFonts w:ascii="Arial" w:hAnsi="Arial" w:cs="Arial"/>
          <w:b/>
          <w:bCs/>
          <w:sz w:val="24"/>
          <w:szCs w:val="24"/>
        </w:rPr>
      </w:pPr>
    </w:p>
    <w:p w14:paraId="3277F819" w14:textId="38E7E13E" w:rsidR="00152169" w:rsidDel="00152169" w:rsidRDefault="00152169" w:rsidP="00E41F3E">
      <w:pPr>
        <w:spacing w:before="30" w:after="30" w:line="360" w:lineRule="auto"/>
        <w:rPr>
          <w:del w:id="49" w:author="Admin" w:date="2023-06-22T22:12:00Z"/>
          <w:rFonts w:ascii="Arial" w:hAnsi="Arial" w:cs="Arial"/>
          <w:b/>
          <w:bCs/>
          <w:sz w:val="24"/>
          <w:szCs w:val="24"/>
        </w:rPr>
      </w:pPr>
    </w:p>
    <w:p w14:paraId="21BD97A6" w14:textId="32B8D3E0" w:rsidR="00152169" w:rsidDel="00152169" w:rsidRDefault="00152169" w:rsidP="00E41F3E">
      <w:pPr>
        <w:spacing w:before="30" w:after="30" w:line="360" w:lineRule="auto"/>
        <w:rPr>
          <w:del w:id="50" w:author="Admin" w:date="2023-06-22T22:12:00Z"/>
          <w:rFonts w:ascii="Arial" w:hAnsi="Arial" w:cs="Arial"/>
          <w:b/>
          <w:bCs/>
          <w:sz w:val="24"/>
          <w:szCs w:val="24"/>
        </w:rPr>
      </w:pPr>
    </w:p>
    <w:p w14:paraId="2E18DC60" w14:textId="77A515BC" w:rsidR="00152169" w:rsidDel="00152169" w:rsidRDefault="00152169" w:rsidP="00E41F3E">
      <w:pPr>
        <w:spacing w:before="30" w:after="30" w:line="360" w:lineRule="auto"/>
        <w:rPr>
          <w:del w:id="51" w:author="Admin" w:date="2023-06-22T22:12:00Z"/>
          <w:rFonts w:ascii="Arial" w:hAnsi="Arial" w:cs="Arial"/>
          <w:b/>
          <w:bCs/>
          <w:sz w:val="24"/>
          <w:szCs w:val="24"/>
        </w:rPr>
      </w:pPr>
    </w:p>
    <w:p w14:paraId="2F9DC961" w14:textId="133FB394" w:rsidR="00152169" w:rsidDel="00152169" w:rsidRDefault="00152169" w:rsidP="00E41F3E">
      <w:pPr>
        <w:spacing w:before="30" w:after="30" w:line="360" w:lineRule="auto"/>
        <w:rPr>
          <w:del w:id="52" w:author="Admin" w:date="2023-06-22T22:12:00Z"/>
          <w:rFonts w:ascii="Arial" w:hAnsi="Arial" w:cs="Arial"/>
          <w:b/>
          <w:bCs/>
          <w:sz w:val="24"/>
          <w:szCs w:val="24"/>
        </w:rPr>
      </w:pPr>
    </w:p>
    <w:p w14:paraId="59158A5E" w14:textId="0DD8E5FF" w:rsidR="00152169" w:rsidDel="00152169" w:rsidRDefault="00152169" w:rsidP="00E41F3E">
      <w:pPr>
        <w:spacing w:before="30" w:after="30" w:line="360" w:lineRule="auto"/>
        <w:rPr>
          <w:del w:id="53" w:author="Admin" w:date="2023-06-22T22:12:00Z"/>
          <w:rFonts w:ascii="Arial" w:hAnsi="Arial" w:cs="Arial"/>
          <w:b/>
          <w:bCs/>
          <w:sz w:val="24"/>
          <w:szCs w:val="24"/>
        </w:rPr>
      </w:pPr>
    </w:p>
    <w:p w14:paraId="43B977A4" w14:textId="54FC2813" w:rsidR="00152169" w:rsidDel="00152169" w:rsidRDefault="00152169" w:rsidP="00E41F3E">
      <w:pPr>
        <w:spacing w:before="30" w:after="30" w:line="360" w:lineRule="auto"/>
        <w:rPr>
          <w:del w:id="54" w:author="Admin" w:date="2023-06-22T22:12:00Z"/>
          <w:rFonts w:ascii="Arial" w:hAnsi="Arial" w:cs="Arial"/>
          <w:b/>
          <w:bCs/>
          <w:sz w:val="24"/>
          <w:szCs w:val="24"/>
        </w:rPr>
      </w:pPr>
    </w:p>
    <w:p w14:paraId="67E1481A" w14:textId="689A42D5" w:rsidR="00152169" w:rsidDel="00152169" w:rsidRDefault="00152169" w:rsidP="00E41F3E">
      <w:pPr>
        <w:spacing w:before="30" w:after="30" w:line="360" w:lineRule="auto"/>
        <w:rPr>
          <w:del w:id="55" w:author="Admin" w:date="2023-06-22T22:12:00Z"/>
          <w:rFonts w:ascii="Arial" w:hAnsi="Arial" w:cs="Arial"/>
          <w:b/>
          <w:bCs/>
          <w:sz w:val="24"/>
          <w:szCs w:val="24"/>
        </w:rPr>
      </w:pPr>
    </w:p>
    <w:p w14:paraId="0A0EA4FA" w14:textId="0102CEBB" w:rsidR="00152169" w:rsidDel="00152169" w:rsidRDefault="00152169" w:rsidP="00E41F3E">
      <w:pPr>
        <w:spacing w:before="30" w:after="30" w:line="360" w:lineRule="auto"/>
        <w:rPr>
          <w:del w:id="56" w:author="Admin" w:date="2023-06-22T22:12:00Z"/>
          <w:rFonts w:ascii="Arial" w:hAnsi="Arial" w:cs="Arial"/>
          <w:b/>
          <w:bCs/>
          <w:sz w:val="24"/>
          <w:szCs w:val="24"/>
        </w:rPr>
      </w:pPr>
    </w:p>
    <w:p w14:paraId="7CB63715" w14:textId="63C19E3E" w:rsidR="00152169" w:rsidDel="00152169" w:rsidRDefault="00152169" w:rsidP="00E41F3E">
      <w:pPr>
        <w:spacing w:before="30" w:after="30" w:line="360" w:lineRule="auto"/>
        <w:rPr>
          <w:del w:id="57" w:author="Admin" w:date="2023-06-22T22:12:00Z"/>
          <w:rFonts w:ascii="Arial" w:hAnsi="Arial" w:cs="Arial"/>
          <w:b/>
          <w:bCs/>
          <w:sz w:val="24"/>
          <w:szCs w:val="24"/>
        </w:rPr>
      </w:pPr>
    </w:p>
    <w:p w14:paraId="50B2D76F" w14:textId="15E0A737" w:rsidR="00152169" w:rsidDel="00152169" w:rsidRDefault="00152169" w:rsidP="00E41F3E">
      <w:pPr>
        <w:spacing w:before="30" w:after="30" w:line="360" w:lineRule="auto"/>
        <w:rPr>
          <w:del w:id="58" w:author="Admin" w:date="2023-06-22T22:12:00Z"/>
          <w:rFonts w:ascii="Arial" w:hAnsi="Arial" w:cs="Arial"/>
          <w:b/>
          <w:bCs/>
          <w:sz w:val="24"/>
          <w:szCs w:val="24"/>
        </w:rPr>
      </w:pPr>
    </w:p>
    <w:p w14:paraId="25E65A72" w14:textId="667B9D21" w:rsidR="00152169" w:rsidDel="00152169" w:rsidRDefault="00152169" w:rsidP="00E41F3E">
      <w:pPr>
        <w:spacing w:before="30" w:after="30" w:line="360" w:lineRule="auto"/>
        <w:rPr>
          <w:del w:id="59" w:author="Admin" w:date="2023-06-22T22:12:00Z"/>
          <w:rFonts w:ascii="Arial" w:hAnsi="Arial" w:cs="Arial"/>
          <w:b/>
          <w:bCs/>
          <w:sz w:val="24"/>
          <w:szCs w:val="24"/>
        </w:rPr>
      </w:pPr>
    </w:p>
    <w:p w14:paraId="2A722FB6" w14:textId="2F47E503" w:rsidR="00152169" w:rsidDel="00152169" w:rsidRDefault="00152169" w:rsidP="00E41F3E">
      <w:pPr>
        <w:spacing w:before="30" w:after="30" w:line="360" w:lineRule="auto"/>
        <w:rPr>
          <w:del w:id="60" w:author="Admin" w:date="2023-06-22T22:12:00Z"/>
          <w:rFonts w:ascii="Arial" w:hAnsi="Arial" w:cs="Arial"/>
          <w:b/>
          <w:bCs/>
          <w:sz w:val="24"/>
          <w:szCs w:val="24"/>
        </w:rPr>
      </w:pPr>
    </w:p>
    <w:p w14:paraId="3500D68F" w14:textId="77777777" w:rsidR="00E41F3E" w:rsidRDefault="00E41F3E" w:rsidP="00E41F3E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Sumário}</w:t>
      </w:r>
    </w:p>
    <w:p w14:paraId="0375C0E9" w14:textId="35B786B3" w:rsidR="00E41F3E" w:rsidRDefault="00E41F3E" w:rsidP="00E41F3E">
      <w:pPr>
        <w:pStyle w:val="PargrafodaLista"/>
        <w:numPr>
          <w:ilvl w:val="0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 xml:space="preserve"> Mínimos requisitos de Hardware</w:t>
      </w:r>
    </w:p>
    <w:p w14:paraId="01F79EE2" w14:textId="249760F2" w:rsidR="00E41F3E" w:rsidRDefault="00E41F3E" w:rsidP="00E41F3E">
      <w:pPr>
        <w:pStyle w:val="PargrafodaLista"/>
        <w:numPr>
          <w:ilvl w:val="0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 </w:t>
      </w:r>
      <w:r>
        <w:rPr>
          <w:rFonts w:ascii="Arial" w:hAnsi="Arial" w:cs="Arial"/>
          <w:sz w:val="24"/>
          <w:szCs w:val="24"/>
        </w:rPr>
        <w:t>Mínimos requisitos de S.O.</w:t>
      </w:r>
    </w:p>
    <w:p w14:paraId="2E2001EB" w14:textId="34BEC134" w:rsidR="006C634C" w:rsidRPr="006C634C" w:rsidRDefault="00E41F3E">
      <w:pPr>
        <w:pStyle w:val="PargrafodaLista"/>
        <w:numPr>
          <w:ilvl w:val="0"/>
          <w:numId w:val="1"/>
        </w:numPr>
        <w:spacing w:before="30" w:after="30" w:line="360" w:lineRule="auto"/>
        <w:rPr>
          <w:ins w:id="61" w:author="Mayke Silva" w:date="2023-06-23T00:43:00Z"/>
          <w:rFonts w:ascii="Arial" w:hAnsi="Arial" w:cs="Arial"/>
          <w:sz w:val="24"/>
          <w:szCs w:val="24"/>
          <w:rPrChange w:id="62" w:author="Mayke Silva" w:date="2023-06-23T00:44:00Z">
            <w:rPr>
              <w:ins w:id="63" w:author="Mayke Silva" w:date="2023-06-23T00:43:00Z"/>
            </w:rPr>
          </w:rPrChange>
        </w:rPr>
        <w:pPrChange w:id="64" w:author="Mayke Silva" w:date="2023-06-23T00:44:00Z">
          <w:pPr>
            <w:pStyle w:val="PargrafodaLista"/>
            <w:spacing w:before="30" w:after="30" w:line="360" w:lineRule="auto"/>
          </w:pPr>
        </w:pPrChange>
      </w:pPr>
      <w:r>
        <w:rPr>
          <w:rFonts w:ascii="Arial" w:hAnsi="Arial" w:cs="Arial"/>
          <w:b/>
          <w:bCs/>
          <w:sz w:val="24"/>
          <w:szCs w:val="24"/>
        </w:rPr>
        <w:t xml:space="preserve">3. </w:t>
      </w:r>
      <w:r>
        <w:rPr>
          <w:rFonts w:ascii="Arial" w:hAnsi="Arial" w:cs="Arial"/>
          <w:sz w:val="24"/>
          <w:szCs w:val="24"/>
        </w:rPr>
        <w:t>Tecnologias utilizadas:</w:t>
      </w:r>
    </w:p>
    <w:p w14:paraId="6678C940" w14:textId="35EE6989" w:rsidR="006C634C" w:rsidRPr="006C634C" w:rsidRDefault="006C634C">
      <w:pPr>
        <w:pStyle w:val="PargrafodaLista"/>
        <w:numPr>
          <w:ilvl w:val="1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  <w:rPrChange w:id="65" w:author="Mayke Silva" w:date="2023-06-23T00:44:00Z">
            <w:rPr/>
          </w:rPrChange>
        </w:rPr>
        <w:pPrChange w:id="66" w:author="Mayke Silva" w:date="2023-06-23T00:44:00Z">
          <w:pPr>
            <w:pStyle w:val="PargrafodaLista"/>
            <w:numPr>
              <w:numId w:val="1"/>
            </w:numPr>
            <w:spacing w:before="30" w:after="30" w:line="360" w:lineRule="auto"/>
            <w:ind w:hanging="360"/>
          </w:pPr>
        </w:pPrChange>
      </w:pPr>
      <w:ins w:id="67" w:author="Mayke Silva" w:date="2023-06-23T00:43:00Z">
        <w:r w:rsidRPr="00E41F3E">
          <w:rPr>
            <w:rFonts w:ascii="Arial" w:hAnsi="Arial" w:cs="Arial"/>
            <w:b/>
            <w:bCs/>
            <w:sz w:val="24"/>
            <w:szCs w:val="24"/>
          </w:rPr>
          <w:t>3.</w:t>
        </w:r>
      </w:ins>
      <w:ins w:id="68" w:author="Mayke Silva" w:date="2023-06-23T00:44:00Z">
        <w:r>
          <w:rPr>
            <w:rFonts w:ascii="Arial" w:hAnsi="Arial" w:cs="Arial"/>
            <w:b/>
            <w:bCs/>
            <w:sz w:val="24"/>
            <w:szCs w:val="24"/>
          </w:rPr>
          <w:t>1</w:t>
        </w:r>
      </w:ins>
      <w:ins w:id="69" w:author="Mayke Silva" w:date="2023-06-23T00:43:00Z">
        <w:r w:rsidRPr="00E41F3E">
          <w:rPr>
            <w:rFonts w:ascii="Arial" w:hAnsi="Arial" w:cs="Arial"/>
            <w:b/>
            <w:bCs/>
            <w:sz w:val="24"/>
            <w:szCs w:val="24"/>
          </w:rPr>
          <w:t>.</w:t>
        </w:r>
        <w:r w:rsidRPr="00E41F3E">
          <w:rPr>
            <w:rFonts w:ascii="Arial" w:hAnsi="Arial" w:cs="Arial"/>
            <w:sz w:val="24"/>
            <w:szCs w:val="24"/>
          </w:rPr>
          <w:t xml:space="preserve"> </w:t>
        </w:r>
      </w:ins>
      <w:ins w:id="70" w:author="Mayke Silva" w:date="2023-06-23T00:44:00Z">
        <w:r>
          <w:rPr>
            <w:rFonts w:ascii="Arial" w:hAnsi="Arial" w:cs="Arial"/>
            <w:sz w:val="24"/>
            <w:szCs w:val="24"/>
          </w:rPr>
          <w:t>Visual</w:t>
        </w:r>
      </w:ins>
      <w:ins w:id="71" w:author="Mayke Silva" w:date="2023-06-23T01:07:00Z">
        <w:r w:rsidR="004334CB">
          <w:rPr>
            <w:rFonts w:ascii="Arial" w:hAnsi="Arial" w:cs="Arial"/>
            <w:sz w:val="24"/>
            <w:szCs w:val="24"/>
          </w:rPr>
          <w:t xml:space="preserve"> </w:t>
        </w:r>
      </w:ins>
      <w:ins w:id="72" w:author="Mayke Silva" w:date="2023-06-23T00:44:00Z">
        <w:r>
          <w:rPr>
            <w:rFonts w:ascii="Arial" w:hAnsi="Arial" w:cs="Arial"/>
            <w:sz w:val="24"/>
            <w:szCs w:val="24"/>
          </w:rPr>
          <w:t>Studio</w:t>
        </w:r>
      </w:ins>
      <w:ins w:id="73" w:author="Mayke Silva" w:date="2023-06-23T01:07:00Z">
        <w:r w:rsidR="004334CB">
          <w:rPr>
            <w:rFonts w:ascii="Arial" w:hAnsi="Arial" w:cs="Arial"/>
            <w:sz w:val="24"/>
            <w:szCs w:val="24"/>
          </w:rPr>
          <w:t xml:space="preserve"> </w:t>
        </w:r>
        <w:proofErr w:type="spellStart"/>
        <w:r w:rsidR="004334CB">
          <w:rPr>
            <w:rFonts w:ascii="Arial" w:hAnsi="Arial" w:cs="Arial"/>
            <w:sz w:val="24"/>
            <w:szCs w:val="24"/>
          </w:rPr>
          <w:t>Code</w:t>
        </w:r>
      </w:ins>
      <w:proofErr w:type="spellEnd"/>
    </w:p>
    <w:p w14:paraId="075C0E54" w14:textId="70B41835" w:rsidR="00E41F3E" w:rsidRPr="00E41F3E" w:rsidRDefault="00E41F3E" w:rsidP="00E41F3E">
      <w:pPr>
        <w:pStyle w:val="PargrafodaLista"/>
        <w:numPr>
          <w:ilvl w:val="1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E41F3E">
        <w:rPr>
          <w:rFonts w:ascii="Arial" w:hAnsi="Arial" w:cs="Arial"/>
          <w:b/>
          <w:bCs/>
          <w:sz w:val="24"/>
          <w:szCs w:val="24"/>
        </w:rPr>
        <w:t>3.</w:t>
      </w:r>
      <w:ins w:id="74" w:author="Mayke Silva" w:date="2023-06-23T00:43:00Z">
        <w:r w:rsidR="006C634C">
          <w:rPr>
            <w:rFonts w:ascii="Arial" w:hAnsi="Arial" w:cs="Arial"/>
            <w:b/>
            <w:bCs/>
            <w:sz w:val="24"/>
            <w:szCs w:val="24"/>
          </w:rPr>
          <w:t>2</w:t>
        </w:r>
      </w:ins>
      <w:del w:id="75" w:author="Mayke Silva" w:date="2023-06-23T00:43:00Z">
        <w:r w:rsidRPr="00E41F3E" w:rsidDel="006C634C">
          <w:rPr>
            <w:rFonts w:ascii="Arial" w:hAnsi="Arial" w:cs="Arial"/>
            <w:b/>
            <w:bCs/>
            <w:sz w:val="24"/>
            <w:szCs w:val="24"/>
          </w:rPr>
          <w:delText>1</w:delText>
        </w:r>
      </w:del>
      <w:r w:rsidRPr="00E41F3E">
        <w:rPr>
          <w:rFonts w:ascii="Arial" w:hAnsi="Arial" w:cs="Arial"/>
          <w:b/>
          <w:bCs/>
          <w:sz w:val="24"/>
          <w:szCs w:val="24"/>
        </w:rPr>
        <w:t>.</w:t>
      </w:r>
      <w:r w:rsidRPr="00E41F3E">
        <w:rPr>
          <w:rFonts w:ascii="Arial" w:hAnsi="Arial" w:cs="Arial"/>
          <w:sz w:val="24"/>
          <w:szCs w:val="24"/>
        </w:rPr>
        <w:t xml:space="preserve"> HTML</w:t>
      </w:r>
    </w:p>
    <w:p w14:paraId="5023F6AB" w14:textId="00F3C741" w:rsidR="00E41F3E" w:rsidRDefault="00E41F3E" w:rsidP="00E41F3E">
      <w:pPr>
        <w:pStyle w:val="PargrafodaLista"/>
        <w:numPr>
          <w:ilvl w:val="1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ins w:id="76" w:author="Mayke Silva" w:date="2023-06-23T00:43:00Z">
        <w:r w:rsidR="006C634C">
          <w:rPr>
            <w:rFonts w:ascii="Arial" w:hAnsi="Arial" w:cs="Arial"/>
            <w:b/>
            <w:bCs/>
            <w:sz w:val="24"/>
            <w:szCs w:val="24"/>
          </w:rPr>
          <w:t>3</w:t>
        </w:r>
      </w:ins>
      <w:del w:id="77" w:author="Mayke Silva" w:date="2023-06-23T00:43:00Z">
        <w:r w:rsidDel="006C634C">
          <w:rPr>
            <w:rFonts w:ascii="Arial" w:hAnsi="Arial" w:cs="Arial"/>
            <w:b/>
            <w:bCs/>
            <w:sz w:val="24"/>
            <w:szCs w:val="24"/>
          </w:rPr>
          <w:delText>2</w:delText>
        </w:r>
      </w:del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CSS</w:t>
      </w:r>
    </w:p>
    <w:p w14:paraId="0B2B94F8" w14:textId="73689F87" w:rsidR="00E41F3E" w:rsidRDefault="00E41F3E" w:rsidP="00E41F3E">
      <w:pPr>
        <w:pStyle w:val="PargrafodaLista"/>
        <w:numPr>
          <w:ilvl w:val="1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ins w:id="78" w:author="Mayke Silva" w:date="2023-06-23T00:43:00Z">
        <w:r w:rsidR="006C634C">
          <w:rPr>
            <w:rFonts w:ascii="Arial" w:hAnsi="Arial" w:cs="Arial"/>
            <w:b/>
            <w:bCs/>
            <w:sz w:val="24"/>
            <w:szCs w:val="24"/>
          </w:rPr>
          <w:t>4</w:t>
        </w:r>
      </w:ins>
      <w:del w:id="79" w:author="Mayke Silva" w:date="2023-06-23T00:43:00Z">
        <w:r w:rsidDel="006C634C">
          <w:rPr>
            <w:rFonts w:ascii="Arial" w:hAnsi="Arial" w:cs="Arial"/>
            <w:b/>
            <w:bCs/>
            <w:sz w:val="24"/>
            <w:szCs w:val="24"/>
          </w:rPr>
          <w:delText>3</w:delText>
        </w:r>
      </w:del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Bootstrap</w:t>
      </w:r>
      <w:proofErr w:type="spellEnd"/>
    </w:p>
    <w:p w14:paraId="4D140A97" w14:textId="50719D47" w:rsidR="00E41F3E" w:rsidRDefault="00E41F3E" w:rsidP="00E41F3E">
      <w:pPr>
        <w:pStyle w:val="PargrafodaLista"/>
        <w:numPr>
          <w:ilvl w:val="1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ins w:id="80" w:author="Mayke Silva" w:date="2023-06-23T00:43:00Z">
        <w:r w:rsidR="006C634C">
          <w:rPr>
            <w:rFonts w:ascii="Arial" w:hAnsi="Arial" w:cs="Arial"/>
            <w:b/>
            <w:bCs/>
            <w:sz w:val="24"/>
            <w:szCs w:val="24"/>
          </w:rPr>
          <w:t>5</w:t>
        </w:r>
      </w:ins>
      <w:del w:id="81" w:author="Mayke Silva" w:date="2023-06-23T00:43:00Z">
        <w:r w:rsidDel="006C634C">
          <w:rPr>
            <w:rFonts w:ascii="Arial" w:hAnsi="Arial" w:cs="Arial"/>
            <w:b/>
            <w:bCs/>
            <w:sz w:val="24"/>
            <w:szCs w:val="24"/>
          </w:rPr>
          <w:delText>4</w:delText>
        </w:r>
      </w:del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JS</w:t>
      </w:r>
    </w:p>
    <w:p w14:paraId="5F8D31EB" w14:textId="5E17300C" w:rsidR="00E41F3E" w:rsidRDefault="00E41F3E" w:rsidP="00E41F3E">
      <w:pPr>
        <w:pStyle w:val="PargrafodaLista"/>
        <w:numPr>
          <w:ilvl w:val="0"/>
          <w:numId w:val="1"/>
        </w:numPr>
        <w:spacing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 xml:space="preserve"> Fluxograma</w:t>
      </w:r>
    </w:p>
    <w:p w14:paraId="68D2E460" w14:textId="620E7D3D" w:rsidR="00E41F3E" w:rsidRDefault="00152169" w:rsidP="00152169">
      <w:pPr>
        <w:pStyle w:val="PargrafodaLista"/>
        <w:numPr>
          <w:ilvl w:val="0"/>
          <w:numId w:val="1"/>
        </w:numPr>
        <w:spacing w:before="30" w:after="30" w:line="360" w:lineRule="auto"/>
        <w:rPr>
          <w:ins w:id="82" w:author="Admin" w:date="2023-06-22T22:13:00Z"/>
          <w:rFonts w:ascii="Arial" w:hAnsi="Arial" w:cs="Arial"/>
          <w:sz w:val="24"/>
          <w:szCs w:val="24"/>
        </w:rPr>
      </w:pPr>
      <w:ins w:id="83" w:author="Admin" w:date="2023-06-22T22:13:00Z">
        <w:r>
          <w:rPr>
            <w:rFonts w:ascii="Arial" w:hAnsi="Arial" w:cs="Arial"/>
            <w:b/>
            <w:sz w:val="24"/>
            <w:szCs w:val="24"/>
          </w:rPr>
          <w:t xml:space="preserve">5. </w:t>
        </w:r>
        <w:proofErr w:type="spellStart"/>
        <w:r w:rsidR="004661FC">
          <w:rPr>
            <w:rFonts w:ascii="Arial" w:hAnsi="Arial" w:cs="Arial"/>
            <w:sz w:val="24"/>
            <w:szCs w:val="24"/>
          </w:rPr>
          <w:t>Wireframe</w:t>
        </w:r>
        <w:proofErr w:type="spellEnd"/>
        <w:r w:rsidR="004661FC">
          <w:rPr>
            <w:rFonts w:ascii="Arial" w:hAnsi="Arial" w:cs="Arial"/>
            <w:sz w:val="24"/>
            <w:szCs w:val="24"/>
          </w:rPr>
          <w:t xml:space="preserve"> / </w:t>
        </w:r>
        <w:proofErr w:type="spellStart"/>
        <w:r w:rsidR="004661FC">
          <w:rPr>
            <w:rFonts w:ascii="Arial" w:hAnsi="Arial" w:cs="Arial"/>
            <w:sz w:val="24"/>
            <w:szCs w:val="24"/>
          </w:rPr>
          <w:t>Figma</w:t>
        </w:r>
        <w:proofErr w:type="spellEnd"/>
      </w:ins>
    </w:p>
    <w:p w14:paraId="60E77FB9" w14:textId="597CF0C1" w:rsidR="004661FC" w:rsidRDefault="004661FC" w:rsidP="00152169">
      <w:pPr>
        <w:pStyle w:val="PargrafodaLista"/>
        <w:numPr>
          <w:ilvl w:val="0"/>
          <w:numId w:val="1"/>
        </w:numPr>
        <w:spacing w:before="30" w:after="30" w:line="360" w:lineRule="auto"/>
        <w:rPr>
          <w:ins w:id="84" w:author="Admin" w:date="2023-06-22T22:14:00Z"/>
          <w:rFonts w:ascii="Arial" w:hAnsi="Arial" w:cs="Arial"/>
          <w:sz w:val="24"/>
          <w:szCs w:val="24"/>
        </w:rPr>
      </w:pPr>
      <w:ins w:id="85" w:author="Admin" w:date="2023-06-22T22:14:00Z">
        <w:r>
          <w:rPr>
            <w:rFonts w:ascii="Arial" w:hAnsi="Arial" w:cs="Arial"/>
            <w:b/>
            <w:sz w:val="24"/>
            <w:szCs w:val="24"/>
          </w:rPr>
          <w:t xml:space="preserve">6. </w:t>
        </w:r>
      </w:ins>
      <w:ins w:id="86" w:author="Admin" w:date="2023-06-22T22:13:00Z">
        <w:r w:rsidRPr="004661FC">
          <w:rPr>
            <w:rFonts w:ascii="Arial" w:hAnsi="Arial" w:cs="Arial"/>
            <w:sz w:val="24"/>
            <w:szCs w:val="24"/>
            <w:rPrChange w:id="87" w:author="Admin" w:date="2023-06-22T22:14:00Z">
              <w:rPr>
                <w:rFonts w:ascii="Arial" w:hAnsi="Arial" w:cs="Arial"/>
                <w:b/>
                <w:sz w:val="24"/>
                <w:szCs w:val="24"/>
              </w:rPr>
            </w:rPrChange>
          </w:rPr>
          <w:t>Desenvolvimento</w:t>
        </w:r>
      </w:ins>
      <w:ins w:id="88" w:author="Admin" w:date="2023-06-22T22:36:00Z">
        <w:r w:rsidR="004B08F3">
          <w:rPr>
            <w:rFonts w:ascii="Arial" w:hAnsi="Arial" w:cs="Arial"/>
            <w:sz w:val="24"/>
            <w:szCs w:val="24"/>
          </w:rPr>
          <w:t xml:space="preserve"> (Tela e </w:t>
        </w:r>
      </w:ins>
      <w:ins w:id="89" w:author="Admin" w:date="2023-06-22T22:37:00Z">
        <w:r w:rsidR="004B08F3">
          <w:rPr>
            <w:rFonts w:ascii="Arial" w:hAnsi="Arial" w:cs="Arial"/>
            <w:sz w:val="24"/>
            <w:szCs w:val="24"/>
          </w:rPr>
          <w:t>explicação de como o site funciona)</w:t>
        </w:r>
      </w:ins>
    </w:p>
    <w:p w14:paraId="41E58AE8" w14:textId="60D964DC" w:rsidR="004661FC" w:rsidRPr="004661FC" w:rsidRDefault="004661FC">
      <w:pPr>
        <w:pStyle w:val="PargrafodaLista"/>
        <w:numPr>
          <w:ilvl w:val="0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  <w:rPrChange w:id="90" w:author="Admin" w:date="2023-06-22T22:14:00Z">
            <w:rPr/>
          </w:rPrChange>
        </w:rPr>
        <w:pPrChange w:id="91" w:author="Admin" w:date="2023-06-22T22:13:00Z">
          <w:pPr>
            <w:spacing w:before="30" w:after="30" w:line="360" w:lineRule="auto"/>
          </w:pPr>
        </w:pPrChange>
      </w:pPr>
      <w:ins w:id="92" w:author="Admin" w:date="2023-06-22T22:14:00Z">
        <w:r>
          <w:rPr>
            <w:rFonts w:ascii="Arial" w:hAnsi="Arial" w:cs="Arial"/>
            <w:b/>
            <w:sz w:val="24"/>
            <w:szCs w:val="24"/>
          </w:rPr>
          <w:t>7.</w:t>
        </w:r>
        <w:r>
          <w:rPr>
            <w:rFonts w:ascii="Arial" w:hAnsi="Arial" w:cs="Arial"/>
            <w:sz w:val="24"/>
            <w:szCs w:val="24"/>
          </w:rPr>
          <w:t xml:space="preserve"> Bibliografia</w:t>
        </w:r>
      </w:ins>
    </w:p>
    <w:p w14:paraId="4CE77C82" w14:textId="77777777" w:rsidR="00152169" w:rsidRDefault="00152169" w:rsidP="002570DD">
      <w:pPr>
        <w:spacing w:before="30" w:after="30" w:line="360" w:lineRule="auto"/>
        <w:rPr>
          <w:ins w:id="93" w:author="Admin" w:date="2023-06-22T22:13:00Z"/>
          <w:rFonts w:ascii="Arial" w:hAnsi="Arial" w:cs="Arial"/>
          <w:b/>
          <w:bCs/>
          <w:sz w:val="24"/>
          <w:szCs w:val="24"/>
        </w:rPr>
      </w:pPr>
    </w:p>
    <w:p w14:paraId="10032BFA" w14:textId="77777777" w:rsidR="00152169" w:rsidRDefault="00152169" w:rsidP="002570DD">
      <w:pPr>
        <w:spacing w:before="30" w:after="30" w:line="360" w:lineRule="auto"/>
        <w:rPr>
          <w:ins w:id="94" w:author="Admin" w:date="2023-06-22T22:13:00Z"/>
          <w:rFonts w:ascii="Arial" w:hAnsi="Arial" w:cs="Arial"/>
          <w:b/>
          <w:bCs/>
          <w:sz w:val="24"/>
          <w:szCs w:val="24"/>
        </w:rPr>
      </w:pPr>
    </w:p>
    <w:p w14:paraId="706F703F" w14:textId="77777777" w:rsidR="00152169" w:rsidRDefault="00152169" w:rsidP="002570DD">
      <w:pPr>
        <w:spacing w:before="30" w:after="30" w:line="360" w:lineRule="auto"/>
        <w:rPr>
          <w:ins w:id="95" w:author="Admin" w:date="2023-06-22T22:13:00Z"/>
          <w:rFonts w:ascii="Arial" w:hAnsi="Arial" w:cs="Arial"/>
          <w:b/>
          <w:bCs/>
          <w:sz w:val="24"/>
          <w:szCs w:val="24"/>
        </w:rPr>
      </w:pPr>
    </w:p>
    <w:p w14:paraId="649C5C22" w14:textId="77777777" w:rsidR="00152169" w:rsidRDefault="00152169" w:rsidP="002570DD">
      <w:pPr>
        <w:spacing w:before="30" w:after="30" w:line="360" w:lineRule="auto"/>
        <w:rPr>
          <w:ins w:id="96" w:author="Admin" w:date="2023-06-22T22:13:00Z"/>
          <w:rFonts w:ascii="Arial" w:hAnsi="Arial" w:cs="Arial"/>
          <w:b/>
          <w:bCs/>
          <w:sz w:val="24"/>
          <w:szCs w:val="24"/>
        </w:rPr>
      </w:pPr>
    </w:p>
    <w:p w14:paraId="2E26C49C" w14:textId="77777777" w:rsidR="00152169" w:rsidRDefault="00152169" w:rsidP="002570DD">
      <w:pPr>
        <w:spacing w:before="30" w:after="30" w:line="360" w:lineRule="auto"/>
        <w:rPr>
          <w:ins w:id="97" w:author="Admin" w:date="2023-06-22T22:13:00Z"/>
          <w:rFonts w:ascii="Arial" w:hAnsi="Arial" w:cs="Arial"/>
          <w:b/>
          <w:bCs/>
          <w:sz w:val="24"/>
          <w:szCs w:val="24"/>
        </w:rPr>
      </w:pPr>
    </w:p>
    <w:p w14:paraId="6ED5AB96" w14:textId="77777777" w:rsidR="00152169" w:rsidRDefault="00152169" w:rsidP="002570DD">
      <w:pPr>
        <w:spacing w:before="30" w:after="30" w:line="360" w:lineRule="auto"/>
        <w:rPr>
          <w:ins w:id="98" w:author="Admin" w:date="2023-06-22T22:13:00Z"/>
          <w:rFonts w:ascii="Arial" w:hAnsi="Arial" w:cs="Arial"/>
          <w:b/>
          <w:bCs/>
          <w:sz w:val="24"/>
          <w:szCs w:val="24"/>
        </w:rPr>
      </w:pPr>
    </w:p>
    <w:p w14:paraId="14B61896" w14:textId="77777777" w:rsidR="00152169" w:rsidRDefault="00152169" w:rsidP="002570DD">
      <w:pPr>
        <w:spacing w:before="30" w:after="30" w:line="360" w:lineRule="auto"/>
        <w:rPr>
          <w:ins w:id="99" w:author="Admin" w:date="2023-06-22T22:13:00Z"/>
          <w:rFonts w:ascii="Arial" w:hAnsi="Arial" w:cs="Arial"/>
          <w:b/>
          <w:bCs/>
          <w:sz w:val="24"/>
          <w:szCs w:val="24"/>
        </w:rPr>
      </w:pPr>
    </w:p>
    <w:p w14:paraId="4D072DDB" w14:textId="77777777" w:rsidR="00152169" w:rsidRDefault="00152169" w:rsidP="002570DD">
      <w:pPr>
        <w:spacing w:before="30" w:after="30" w:line="360" w:lineRule="auto"/>
        <w:rPr>
          <w:ins w:id="100" w:author="Admin" w:date="2023-06-22T22:13:00Z"/>
          <w:rFonts w:ascii="Arial" w:hAnsi="Arial" w:cs="Arial"/>
          <w:b/>
          <w:bCs/>
          <w:sz w:val="24"/>
          <w:szCs w:val="24"/>
        </w:rPr>
      </w:pPr>
    </w:p>
    <w:p w14:paraId="1DBF59E8" w14:textId="77777777" w:rsidR="00152169" w:rsidRDefault="00152169" w:rsidP="002570DD">
      <w:pPr>
        <w:spacing w:before="30" w:after="30" w:line="360" w:lineRule="auto"/>
        <w:rPr>
          <w:ins w:id="101" w:author="Admin" w:date="2023-06-22T22:13:00Z"/>
          <w:rFonts w:ascii="Arial" w:hAnsi="Arial" w:cs="Arial"/>
          <w:b/>
          <w:bCs/>
          <w:sz w:val="24"/>
          <w:szCs w:val="24"/>
        </w:rPr>
      </w:pPr>
    </w:p>
    <w:p w14:paraId="1200723E" w14:textId="77777777" w:rsidR="00152169" w:rsidRDefault="00152169" w:rsidP="002570DD">
      <w:pPr>
        <w:spacing w:before="30" w:after="30" w:line="360" w:lineRule="auto"/>
        <w:rPr>
          <w:ins w:id="102" w:author="Admin" w:date="2023-06-22T22:13:00Z"/>
          <w:rFonts w:ascii="Arial" w:hAnsi="Arial" w:cs="Arial"/>
          <w:b/>
          <w:bCs/>
          <w:sz w:val="24"/>
          <w:szCs w:val="24"/>
        </w:rPr>
      </w:pPr>
    </w:p>
    <w:p w14:paraId="396A035F" w14:textId="77777777" w:rsidR="00152169" w:rsidRDefault="00152169" w:rsidP="002570DD">
      <w:pPr>
        <w:spacing w:before="30" w:after="30" w:line="360" w:lineRule="auto"/>
        <w:rPr>
          <w:ins w:id="103" w:author="Admin" w:date="2023-06-22T22:13:00Z"/>
          <w:rFonts w:ascii="Arial" w:hAnsi="Arial" w:cs="Arial"/>
          <w:b/>
          <w:bCs/>
          <w:sz w:val="24"/>
          <w:szCs w:val="24"/>
        </w:rPr>
      </w:pPr>
    </w:p>
    <w:p w14:paraId="0EEAC465" w14:textId="77777777" w:rsidR="00152169" w:rsidRDefault="00152169" w:rsidP="002570DD">
      <w:pPr>
        <w:spacing w:before="30" w:after="30" w:line="360" w:lineRule="auto"/>
        <w:rPr>
          <w:ins w:id="104" w:author="Admin" w:date="2023-06-22T22:13:00Z"/>
          <w:rFonts w:ascii="Arial" w:hAnsi="Arial" w:cs="Arial"/>
          <w:b/>
          <w:bCs/>
          <w:sz w:val="24"/>
          <w:szCs w:val="24"/>
        </w:rPr>
      </w:pPr>
    </w:p>
    <w:p w14:paraId="5DF5A305" w14:textId="77777777" w:rsidR="00152169" w:rsidRDefault="00152169" w:rsidP="002570DD">
      <w:pPr>
        <w:spacing w:before="30" w:after="30" w:line="360" w:lineRule="auto"/>
        <w:rPr>
          <w:ins w:id="105" w:author="Admin" w:date="2023-06-22T22:13:00Z"/>
          <w:rFonts w:ascii="Arial" w:hAnsi="Arial" w:cs="Arial"/>
          <w:b/>
          <w:bCs/>
          <w:sz w:val="24"/>
          <w:szCs w:val="24"/>
        </w:rPr>
      </w:pPr>
    </w:p>
    <w:p w14:paraId="33000C2D" w14:textId="77777777" w:rsidR="00152169" w:rsidRDefault="00152169" w:rsidP="002570DD">
      <w:pPr>
        <w:spacing w:before="30" w:after="30" w:line="360" w:lineRule="auto"/>
        <w:rPr>
          <w:ins w:id="106" w:author="Admin" w:date="2023-06-22T22:13:00Z"/>
          <w:rFonts w:ascii="Arial" w:hAnsi="Arial" w:cs="Arial"/>
          <w:b/>
          <w:bCs/>
          <w:sz w:val="24"/>
          <w:szCs w:val="24"/>
        </w:rPr>
      </w:pPr>
    </w:p>
    <w:p w14:paraId="5DAB3505" w14:textId="77777777" w:rsidR="00152169" w:rsidRDefault="00152169" w:rsidP="002570DD">
      <w:pPr>
        <w:spacing w:before="30" w:after="30" w:line="360" w:lineRule="auto"/>
        <w:rPr>
          <w:ins w:id="107" w:author="Admin" w:date="2023-06-22T22:13:00Z"/>
          <w:rFonts w:ascii="Arial" w:hAnsi="Arial" w:cs="Arial"/>
          <w:b/>
          <w:bCs/>
          <w:sz w:val="24"/>
          <w:szCs w:val="24"/>
        </w:rPr>
      </w:pPr>
    </w:p>
    <w:p w14:paraId="710F488E" w14:textId="77777777" w:rsidR="00152169" w:rsidRDefault="00152169" w:rsidP="002570DD">
      <w:pPr>
        <w:spacing w:before="30" w:after="30" w:line="360" w:lineRule="auto"/>
        <w:rPr>
          <w:ins w:id="108" w:author="Admin" w:date="2023-06-22T22:13:00Z"/>
          <w:rFonts w:ascii="Arial" w:hAnsi="Arial" w:cs="Arial"/>
          <w:b/>
          <w:bCs/>
          <w:sz w:val="24"/>
          <w:szCs w:val="24"/>
        </w:rPr>
      </w:pPr>
    </w:p>
    <w:p w14:paraId="4DD57DA8" w14:textId="77777777" w:rsidR="00152169" w:rsidRDefault="00152169" w:rsidP="002570DD">
      <w:pPr>
        <w:spacing w:before="30" w:after="30" w:line="360" w:lineRule="auto"/>
        <w:rPr>
          <w:ins w:id="109" w:author="Admin" w:date="2023-06-22T22:13:00Z"/>
          <w:rFonts w:ascii="Arial" w:hAnsi="Arial" w:cs="Arial"/>
          <w:b/>
          <w:bCs/>
          <w:sz w:val="24"/>
          <w:szCs w:val="24"/>
        </w:rPr>
      </w:pPr>
    </w:p>
    <w:p w14:paraId="18F01984" w14:textId="77777777" w:rsidR="00152169" w:rsidRDefault="00152169" w:rsidP="002570DD">
      <w:pPr>
        <w:spacing w:before="30" w:after="30" w:line="360" w:lineRule="auto"/>
        <w:rPr>
          <w:ins w:id="110" w:author="Admin" w:date="2023-06-22T22:13:00Z"/>
          <w:rFonts w:ascii="Arial" w:hAnsi="Arial" w:cs="Arial"/>
          <w:b/>
          <w:bCs/>
          <w:sz w:val="24"/>
          <w:szCs w:val="24"/>
        </w:rPr>
      </w:pPr>
    </w:p>
    <w:p w14:paraId="4704D38C" w14:textId="77777777" w:rsidR="00152169" w:rsidDel="00A8135A" w:rsidRDefault="00152169" w:rsidP="002570DD">
      <w:pPr>
        <w:spacing w:before="30" w:after="30" w:line="360" w:lineRule="auto"/>
        <w:rPr>
          <w:ins w:id="111" w:author="Admin" w:date="2023-06-22T22:13:00Z"/>
          <w:del w:id="112" w:author="Mayke Silva" w:date="2023-06-23T00:44:00Z"/>
          <w:rFonts w:ascii="Arial" w:hAnsi="Arial" w:cs="Arial"/>
          <w:b/>
          <w:bCs/>
          <w:sz w:val="24"/>
          <w:szCs w:val="24"/>
        </w:rPr>
      </w:pPr>
    </w:p>
    <w:p w14:paraId="026A4413" w14:textId="77777777" w:rsidR="00152169" w:rsidRDefault="00152169" w:rsidP="002570DD">
      <w:pPr>
        <w:spacing w:before="30" w:after="30" w:line="360" w:lineRule="auto"/>
        <w:rPr>
          <w:ins w:id="113" w:author="Admin" w:date="2023-06-22T22:13:00Z"/>
          <w:rFonts w:ascii="Arial" w:hAnsi="Arial" w:cs="Arial"/>
          <w:b/>
          <w:bCs/>
          <w:sz w:val="24"/>
          <w:szCs w:val="24"/>
        </w:rPr>
      </w:pPr>
    </w:p>
    <w:p w14:paraId="7222AF84" w14:textId="7C13106E" w:rsidR="002570DD" w:rsidRDefault="00E41F3E" w:rsidP="002570DD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1.</w:t>
      </w:r>
      <w:r>
        <w:rPr>
          <w:rFonts w:ascii="Arial" w:hAnsi="Arial" w:cs="Arial"/>
          <w:sz w:val="24"/>
          <w:szCs w:val="24"/>
        </w:rPr>
        <w:t xml:space="preserve"> Mínimos requisitos de Hardware</w:t>
      </w:r>
      <w:r w:rsidR="002570DD">
        <w:rPr>
          <w:rFonts w:ascii="Arial" w:hAnsi="Arial" w:cs="Arial"/>
          <w:sz w:val="24"/>
          <w:szCs w:val="24"/>
        </w:rPr>
        <w:t>}</w:t>
      </w:r>
    </w:p>
    <w:p w14:paraId="4D05EFE4" w14:textId="07200313" w:rsidR="002570DD" w:rsidRPr="002570DD" w:rsidRDefault="002570DD" w:rsidP="002570DD">
      <w:pPr>
        <w:spacing w:before="30" w:after="30" w:line="360" w:lineRule="auto"/>
        <w:ind w:firstLine="360"/>
        <w:rPr>
          <w:rFonts w:ascii="Arial" w:hAnsi="Arial" w:cs="Arial"/>
          <w:sz w:val="24"/>
          <w:szCs w:val="24"/>
        </w:rPr>
      </w:pPr>
      <w:r w:rsidRPr="002570DD">
        <w:rPr>
          <w:rFonts w:ascii="Arial" w:hAnsi="Arial" w:cs="Arial"/>
          <w:sz w:val="24"/>
          <w:szCs w:val="24"/>
        </w:rPr>
        <w:t>Requisitos para usar o navegador Chrome no Windows:</w:t>
      </w:r>
    </w:p>
    <w:p w14:paraId="3811C156" w14:textId="52EF94E4" w:rsidR="002570DD" w:rsidRDefault="00C2279C" w:rsidP="002570DD">
      <w:pPr>
        <w:pStyle w:val="PargrafodaLista"/>
        <w:numPr>
          <w:ilvl w:val="0"/>
          <w:numId w:val="2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ins w:id="114" w:author="Mayke Silva" w:date="2023-06-23T02:47:00Z">
        <w:r>
          <w:rPr>
            <w:rFonts w:ascii="Arial" w:hAnsi="Arial" w:cs="Arial"/>
            <w:sz w:val="24"/>
            <w:szCs w:val="24"/>
          </w:rPr>
          <w:t xml:space="preserve">[1] </w:t>
        </w:r>
      </w:ins>
      <w:r w:rsidR="002570DD" w:rsidRPr="002570DD">
        <w:rPr>
          <w:rFonts w:ascii="Arial" w:hAnsi="Arial" w:cs="Arial"/>
          <w:sz w:val="24"/>
          <w:szCs w:val="24"/>
        </w:rPr>
        <w:t>Processador Intel Pentium 4 ou mais recente compatível com SSE3</w:t>
      </w:r>
    </w:p>
    <w:p w14:paraId="3A13D9FD" w14:textId="2D494E32" w:rsidR="002570DD" w:rsidRDefault="00C2279C" w:rsidP="002570DD">
      <w:pPr>
        <w:pStyle w:val="PargrafodaLista"/>
        <w:numPr>
          <w:ilvl w:val="0"/>
          <w:numId w:val="2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ins w:id="115" w:author="Mayke Silva" w:date="2023-06-23T02:47:00Z">
        <w:r>
          <w:rPr>
            <w:rFonts w:ascii="Arial" w:hAnsi="Arial" w:cs="Arial"/>
            <w:sz w:val="24"/>
            <w:szCs w:val="24"/>
          </w:rPr>
          <w:t>[</w:t>
        </w:r>
      </w:ins>
      <w:ins w:id="116" w:author="Mayke Silva" w:date="2023-06-23T02:48:00Z">
        <w:r>
          <w:rPr>
            <w:rFonts w:ascii="Arial" w:hAnsi="Arial" w:cs="Arial"/>
            <w:sz w:val="24"/>
            <w:szCs w:val="24"/>
          </w:rPr>
          <w:t>2</w:t>
        </w:r>
      </w:ins>
      <w:ins w:id="117" w:author="Mayke Silva" w:date="2023-06-23T02:47:00Z">
        <w:r>
          <w:rPr>
            <w:rFonts w:ascii="Arial" w:hAnsi="Arial" w:cs="Arial"/>
            <w:sz w:val="24"/>
            <w:szCs w:val="24"/>
          </w:rPr>
          <w:t xml:space="preserve">] </w:t>
        </w:r>
      </w:ins>
      <w:r w:rsidR="002570DD">
        <w:rPr>
          <w:rFonts w:ascii="Arial" w:hAnsi="Arial" w:cs="Arial"/>
          <w:sz w:val="24"/>
          <w:szCs w:val="24"/>
        </w:rPr>
        <w:t>350 MB de Espaço livre em disco</w:t>
      </w:r>
    </w:p>
    <w:p w14:paraId="22FCEB30" w14:textId="4B878710" w:rsidR="002570DD" w:rsidRDefault="00C2279C" w:rsidP="002570DD">
      <w:pPr>
        <w:pStyle w:val="PargrafodaLista"/>
        <w:numPr>
          <w:ilvl w:val="0"/>
          <w:numId w:val="2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ins w:id="118" w:author="Mayke Silva" w:date="2023-06-23T02:47:00Z">
        <w:r>
          <w:rPr>
            <w:rFonts w:ascii="Arial" w:hAnsi="Arial" w:cs="Arial"/>
            <w:sz w:val="24"/>
            <w:szCs w:val="24"/>
          </w:rPr>
          <w:t>[</w:t>
        </w:r>
      </w:ins>
      <w:ins w:id="119" w:author="Mayke Silva" w:date="2023-06-23T02:48:00Z">
        <w:r>
          <w:rPr>
            <w:rFonts w:ascii="Arial" w:hAnsi="Arial" w:cs="Arial"/>
            <w:sz w:val="24"/>
            <w:szCs w:val="24"/>
          </w:rPr>
          <w:t>2</w:t>
        </w:r>
      </w:ins>
      <w:ins w:id="120" w:author="Mayke Silva" w:date="2023-06-23T02:47:00Z">
        <w:r>
          <w:rPr>
            <w:rFonts w:ascii="Arial" w:hAnsi="Arial" w:cs="Arial"/>
            <w:sz w:val="24"/>
            <w:szCs w:val="24"/>
          </w:rPr>
          <w:t xml:space="preserve">] </w:t>
        </w:r>
      </w:ins>
      <w:r w:rsidR="002570DD">
        <w:rPr>
          <w:rFonts w:ascii="Arial" w:hAnsi="Arial" w:cs="Arial"/>
          <w:sz w:val="24"/>
          <w:szCs w:val="24"/>
        </w:rPr>
        <w:t>512 MB de Memória RAM</w:t>
      </w:r>
    </w:p>
    <w:p w14:paraId="3AE0DE18" w14:textId="77777777" w:rsidR="00054EEE" w:rsidDel="009A0315" w:rsidRDefault="00054EEE" w:rsidP="002570DD">
      <w:pPr>
        <w:spacing w:before="30" w:after="30" w:line="360" w:lineRule="auto"/>
        <w:rPr>
          <w:del w:id="121" w:author="Mayke Silva" w:date="2023-06-23T01:01:00Z"/>
          <w:rFonts w:ascii="Arial" w:hAnsi="Arial" w:cs="Arial"/>
          <w:sz w:val="24"/>
          <w:szCs w:val="24"/>
        </w:rPr>
      </w:pPr>
    </w:p>
    <w:p w14:paraId="2BED1A36" w14:textId="77777777" w:rsidR="009A0315" w:rsidRDefault="009A0315" w:rsidP="00054EEE">
      <w:pPr>
        <w:spacing w:before="30" w:after="30" w:line="360" w:lineRule="auto"/>
        <w:rPr>
          <w:ins w:id="122" w:author="Mayke Silva" w:date="2023-06-23T01:01:00Z"/>
          <w:rFonts w:ascii="Arial" w:hAnsi="Arial" w:cs="Arial"/>
          <w:sz w:val="24"/>
          <w:szCs w:val="24"/>
        </w:rPr>
      </w:pPr>
    </w:p>
    <w:p w14:paraId="2C134A1A" w14:textId="29961C2E" w:rsidR="00054EEE" w:rsidRPr="00054EEE" w:rsidDel="009A0315" w:rsidRDefault="00054EEE" w:rsidP="00054EEE">
      <w:pPr>
        <w:spacing w:before="30" w:after="30" w:line="360" w:lineRule="auto"/>
        <w:rPr>
          <w:del w:id="123" w:author="Mayke Silva" w:date="2023-06-23T01:01:00Z"/>
          <w:rFonts w:ascii="Arial" w:hAnsi="Arial" w:cs="Arial"/>
          <w:sz w:val="24"/>
          <w:szCs w:val="24"/>
        </w:rPr>
      </w:pPr>
      <w:del w:id="124" w:author="Mayke Silva" w:date="2023-06-23T01:01:00Z">
        <w:r w:rsidRPr="00054EEE" w:rsidDel="009A0315">
          <w:rPr>
            <w:rFonts w:ascii="Arial" w:hAnsi="Arial" w:cs="Arial"/>
            <w:b/>
            <w:bCs/>
            <w:sz w:val="24"/>
            <w:szCs w:val="24"/>
          </w:rPr>
          <w:delText>Fonte:</w:delText>
        </w:r>
        <w:r w:rsidDel="009A0315">
          <w:rPr>
            <w:rFonts w:ascii="Arial" w:hAnsi="Arial" w:cs="Arial"/>
            <w:sz w:val="24"/>
            <w:szCs w:val="24"/>
          </w:rPr>
          <w:delText xml:space="preserve"> </w:delText>
        </w:r>
        <w:r w:rsidR="00000000" w:rsidDel="009A0315">
          <w:fldChar w:fldCharType="begin"/>
        </w:r>
        <w:r w:rsidR="00000000" w:rsidDel="009A0315">
          <w:delInstrText>HYPERLINK "https://support.google.com/chrome/a/answer/7100626?hl=pt-br"</w:delInstrText>
        </w:r>
        <w:r w:rsidR="00000000" w:rsidDel="009A0315">
          <w:fldChar w:fldCharType="separate"/>
        </w:r>
        <w:r w:rsidRPr="00C01753" w:rsidDel="009A0315">
          <w:rPr>
            <w:rStyle w:val="Hyperlink"/>
            <w:rFonts w:ascii="Arial" w:hAnsi="Arial" w:cs="Arial"/>
            <w:sz w:val="24"/>
            <w:szCs w:val="24"/>
          </w:rPr>
          <w:delText>https://support.google.com/chrome/a/answer/7100626?hl=pt-br</w:delText>
        </w:r>
        <w:r w:rsidR="00000000" w:rsidDel="009A0315">
          <w:rPr>
            <w:rStyle w:val="Hyperlink"/>
            <w:rFonts w:ascii="Arial" w:hAnsi="Arial" w:cs="Arial"/>
            <w:sz w:val="24"/>
            <w:szCs w:val="24"/>
          </w:rPr>
          <w:fldChar w:fldCharType="end"/>
        </w:r>
        <w:r w:rsidDel="009A0315">
          <w:rPr>
            <w:rFonts w:ascii="Arial" w:hAnsi="Arial" w:cs="Arial"/>
            <w:sz w:val="24"/>
            <w:szCs w:val="24"/>
          </w:rPr>
          <w:delText xml:space="preserve"> / </w:delText>
        </w:r>
        <w:r w:rsidR="00000000" w:rsidDel="009A0315">
          <w:fldChar w:fldCharType="begin"/>
        </w:r>
        <w:r w:rsidR="00000000" w:rsidDel="009A0315">
          <w:delInstrText>HYPERLINK "https://www.techtudo.com.br/noticias/2015/06/como-baixar-e-instalar-google-chrome-veja-especificacoes-do-seu-pc.ghtml"</w:delInstrText>
        </w:r>
        <w:r w:rsidR="00000000" w:rsidDel="009A0315">
          <w:fldChar w:fldCharType="separate"/>
        </w:r>
        <w:r w:rsidRPr="00C01753" w:rsidDel="009A0315">
          <w:rPr>
            <w:rStyle w:val="Hyperlink"/>
            <w:rFonts w:ascii="Arial" w:hAnsi="Arial" w:cs="Arial"/>
            <w:sz w:val="24"/>
            <w:szCs w:val="24"/>
          </w:rPr>
          <w:delText>https://www.techtudo.com.br/noticias/2015/06/como-baixar-e-instalar-google-chrome-veja-especificacoes-do-seu-pc.ghtml</w:delText>
        </w:r>
        <w:r w:rsidR="00000000" w:rsidDel="009A0315">
          <w:rPr>
            <w:rStyle w:val="Hyperlink"/>
            <w:rFonts w:ascii="Arial" w:hAnsi="Arial" w:cs="Arial"/>
            <w:sz w:val="24"/>
            <w:szCs w:val="24"/>
          </w:rPr>
          <w:fldChar w:fldCharType="end"/>
        </w:r>
      </w:del>
    </w:p>
    <w:p w14:paraId="7B9DEC75" w14:textId="77777777" w:rsidR="002570DD" w:rsidRDefault="002570DD" w:rsidP="002570DD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14:paraId="0FBA6140" w14:textId="1AF76566" w:rsidR="002570DD" w:rsidRDefault="002570DD" w:rsidP="002570DD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 xml:space="preserve"> Mínimos requisitos de Software}</w:t>
      </w:r>
    </w:p>
    <w:p w14:paraId="6B26A679" w14:textId="6065EC3F" w:rsidR="002570DD" w:rsidRDefault="002570DD" w:rsidP="002570DD">
      <w:pPr>
        <w:spacing w:before="30" w:after="30" w:line="360" w:lineRule="auto"/>
        <w:ind w:firstLine="360"/>
        <w:rPr>
          <w:rFonts w:ascii="Arial" w:hAnsi="Arial" w:cs="Arial"/>
          <w:sz w:val="24"/>
          <w:szCs w:val="24"/>
        </w:rPr>
      </w:pPr>
      <w:r w:rsidRPr="002570DD">
        <w:rPr>
          <w:rFonts w:ascii="Arial" w:hAnsi="Arial" w:cs="Arial"/>
          <w:sz w:val="24"/>
          <w:szCs w:val="24"/>
        </w:rPr>
        <w:t>Requisitos para usar o navegador Chrome no Windows:</w:t>
      </w:r>
    </w:p>
    <w:p w14:paraId="4E3B19BA" w14:textId="78B34BAD" w:rsidR="002570DD" w:rsidRDefault="00C2279C" w:rsidP="002570DD">
      <w:pPr>
        <w:pStyle w:val="PargrafodaLista"/>
        <w:numPr>
          <w:ilvl w:val="0"/>
          <w:numId w:val="2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ins w:id="125" w:author="Mayke Silva" w:date="2023-06-23T02:47:00Z">
        <w:r>
          <w:rPr>
            <w:rFonts w:ascii="Arial" w:hAnsi="Arial" w:cs="Arial"/>
            <w:sz w:val="24"/>
            <w:szCs w:val="24"/>
          </w:rPr>
          <w:t xml:space="preserve">[1] </w:t>
        </w:r>
      </w:ins>
      <w:r w:rsidR="002570DD" w:rsidRPr="002570DD">
        <w:rPr>
          <w:rFonts w:ascii="Arial" w:hAnsi="Arial" w:cs="Arial"/>
          <w:sz w:val="24"/>
          <w:szCs w:val="24"/>
        </w:rPr>
        <w:t>Windows 10 ou posterior ou Windows Server 2016 ou posterior</w:t>
      </w:r>
    </w:p>
    <w:p w14:paraId="440D99E8" w14:textId="39A00EF5" w:rsidR="002570DD" w:rsidRDefault="00C2279C" w:rsidP="002570DD">
      <w:pPr>
        <w:pStyle w:val="PargrafodaLista"/>
        <w:numPr>
          <w:ilvl w:val="0"/>
          <w:numId w:val="2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ins w:id="126" w:author="Mayke Silva" w:date="2023-06-23T02:47:00Z">
        <w:r>
          <w:rPr>
            <w:rFonts w:ascii="Arial" w:hAnsi="Arial" w:cs="Arial"/>
            <w:sz w:val="24"/>
            <w:szCs w:val="24"/>
          </w:rPr>
          <w:t>[</w:t>
        </w:r>
      </w:ins>
      <w:ins w:id="127" w:author="Mayke Silva" w:date="2023-06-23T02:48:00Z">
        <w:r w:rsidR="000949D1">
          <w:rPr>
            <w:rFonts w:ascii="Arial" w:hAnsi="Arial" w:cs="Arial"/>
            <w:sz w:val="24"/>
            <w:szCs w:val="24"/>
          </w:rPr>
          <w:t>1</w:t>
        </w:r>
      </w:ins>
      <w:ins w:id="128" w:author="Mayke Silva" w:date="2023-06-23T02:47:00Z">
        <w:r>
          <w:rPr>
            <w:rFonts w:ascii="Arial" w:hAnsi="Arial" w:cs="Arial"/>
            <w:sz w:val="24"/>
            <w:szCs w:val="24"/>
          </w:rPr>
          <w:t xml:space="preserve">] </w:t>
        </w:r>
      </w:ins>
      <w:r w:rsidR="002570DD">
        <w:rPr>
          <w:rFonts w:ascii="Arial" w:hAnsi="Arial" w:cs="Arial"/>
          <w:sz w:val="24"/>
          <w:szCs w:val="24"/>
        </w:rPr>
        <w:t>Versões anteriores só terão suporte até o Chrome 109</w:t>
      </w:r>
    </w:p>
    <w:p w14:paraId="357ABC82" w14:textId="77777777" w:rsidR="00054EEE" w:rsidRDefault="00054EEE" w:rsidP="00054EEE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14:paraId="12CE3BB4" w14:textId="28D56B7A" w:rsidR="002570DD" w:rsidDel="009A0315" w:rsidRDefault="00054EEE" w:rsidP="002570DD">
      <w:pPr>
        <w:spacing w:before="30" w:after="30" w:line="360" w:lineRule="auto"/>
        <w:rPr>
          <w:del w:id="129" w:author="Mayke Silva" w:date="2023-06-23T01:01:00Z"/>
          <w:rFonts w:ascii="Arial" w:hAnsi="Arial" w:cs="Arial"/>
          <w:sz w:val="24"/>
          <w:szCs w:val="24"/>
        </w:rPr>
      </w:pPr>
      <w:del w:id="130" w:author="Mayke Silva" w:date="2023-06-23T01:01:00Z">
        <w:r w:rsidRPr="00054EEE" w:rsidDel="009A0315">
          <w:rPr>
            <w:rFonts w:ascii="Arial" w:hAnsi="Arial" w:cs="Arial"/>
            <w:b/>
            <w:bCs/>
            <w:sz w:val="24"/>
            <w:szCs w:val="24"/>
          </w:rPr>
          <w:delText>Fonte:</w:delText>
        </w:r>
        <w:r w:rsidDel="009A0315">
          <w:rPr>
            <w:rFonts w:ascii="Arial" w:hAnsi="Arial" w:cs="Arial"/>
            <w:sz w:val="24"/>
            <w:szCs w:val="24"/>
          </w:rPr>
          <w:delText xml:space="preserve"> </w:delText>
        </w:r>
        <w:r w:rsidR="00000000" w:rsidDel="009A0315">
          <w:fldChar w:fldCharType="begin"/>
        </w:r>
        <w:r w:rsidR="00000000" w:rsidDel="009A0315">
          <w:delInstrText>HYPERLINK "https://support.google.com/chrome/a/answer/7100626?hl=pt-br"</w:delInstrText>
        </w:r>
        <w:r w:rsidR="00000000" w:rsidDel="009A0315">
          <w:fldChar w:fldCharType="separate"/>
        </w:r>
        <w:r w:rsidRPr="00C01753" w:rsidDel="009A0315">
          <w:rPr>
            <w:rStyle w:val="Hyperlink"/>
            <w:rFonts w:ascii="Arial" w:hAnsi="Arial" w:cs="Arial"/>
            <w:sz w:val="24"/>
            <w:szCs w:val="24"/>
          </w:rPr>
          <w:delText>https://support.google.com/chrome/a/answer/7100626?hl=pt-br</w:delText>
        </w:r>
        <w:r w:rsidR="00000000" w:rsidDel="009A0315">
          <w:rPr>
            <w:rStyle w:val="Hyperlink"/>
            <w:rFonts w:ascii="Arial" w:hAnsi="Arial" w:cs="Arial"/>
            <w:sz w:val="24"/>
            <w:szCs w:val="24"/>
          </w:rPr>
          <w:fldChar w:fldCharType="end"/>
        </w:r>
      </w:del>
    </w:p>
    <w:p w14:paraId="504C30C3" w14:textId="0EFF2829" w:rsidR="00054EEE" w:rsidRDefault="00054EEE" w:rsidP="002570DD">
      <w:pPr>
        <w:spacing w:before="30" w:after="30" w:line="360" w:lineRule="auto"/>
        <w:rPr>
          <w:ins w:id="131" w:author="Admin" w:date="2023-06-22T22:14:00Z"/>
          <w:rFonts w:ascii="Arial" w:hAnsi="Arial" w:cs="Arial"/>
          <w:sz w:val="24"/>
          <w:szCs w:val="24"/>
        </w:rPr>
      </w:pPr>
    </w:p>
    <w:p w14:paraId="6DB4775F" w14:textId="3F54667B" w:rsidR="004661FC" w:rsidRDefault="004661FC" w:rsidP="002570DD">
      <w:pPr>
        <w:spacing w:before="30" w:after="30" w:line="360" w:lineRule="auto"/>
        <w:rPr>
          <w:ins w:id="132" w:author="Admin" w:date="2023-06-22T22:14:00Z"/>
          <w:rFonts w:ascii="Arial" w:hAnsi="Arial" w:cs="Arial"/>
          <w:sz w:val="24"/>
          <w:szCs w:val="24"/>
        </w:rPr>
      </w:pPr>
    </w:p>
    <w:p w14:paraId="23EC56F9" w14:textId="3CD16393" w:rsidR="004661FC" w:rsidRDefault="004661FC" w:rsidP="002570DD">
      <w:pPr>
        <w:spacing w:before="30" w:after="30" w:line="360" w:lineRule="auto"/>
        <w:rPr>
          <w:ins w:id="133" w:author="Admin" w:date="2023-06-22T22:14:00Z"/>
          <w:rFonts w:ascii="Arial" w:hAnsi="Arial" w:cs="Arial"/>
          <w:sz w:val="24"/>
          <w:szCs w:val="24"/>
        </w:rPr>
      </w:pPr>
    </w:p>
    <w:p w14:paraId="47E5E56E" w14:textId="599F7D6F" w:rsidR="004661FC" w:rsidRDefault="004661FC" w:rsidP="002570DD">
      <w:pPr>
        <w:spacing w:before="30" w:after="30" w:line="360" w:lineRule="auto"/>
        <w:rPr>
          <w:ins w:id="134" w:author="Admin" w:date="2023-06-22T22:14:00Z"/>
          <w:rFonts w:ascii="Arial" w:hAnsi="Arial" w:cs="Arial"/>
          <w:sz w:val="24"/>
          <w:szCs w:val="24"/>
        </w:rPr>
      </w:pPr>
    </w:p>
    <w:p w14:paraId="569BE84F" w14:textId="362C0880" w:rsidR="004661FC" w:rsidRDefault="004661FC" w:rsidP="002570DD">
      <w:pPr>
        <w:spacing w:before="30" w:after="30" w:line="360" w:lineRule="auto"/>
        <w:rPr>
          <w:ins w:id="135" w:author="Admin" w:date="2023-06-22T22:14:00Z"/>
          <w:rFonts w:ascii="Arial" w:hAnsi="Arial" w:cs="Arial"/>
          <w:sz w:val="24"/>
          <w:szCs w:val="24"/>
        </w:rPr>
      </w:pPr>
    </w:p>
    <w:p w14:paraId="524EDC42" w14:textId="3664ADF0" w:rsidR="004661FC" w:rsidRDefault="004661FC" w:rsidP="002570DD">
      <w:pPr>
        <w:spacing w:before="30" w:after="30" w:line="360" w:lineRule="auto"/>
        <w:rPr>
          <w:ins w:id="136" w:author="Admin" w:date="2023-06-22T22:14:00Z"/>
          <w:rFonts w:ascii="Arial" w:hAnsi="Arial" w:cs="Arial"/>
          <w:sz w:val="24"/>
          <w:szCs w:val="24"/>
        </w:rPr>
      </w:pPr>
    </w:p>
    <w:p w14:paraId="4F71A17C" w14:textId="554CEEF5" w:rsidR="004661FC" w:rsidRDefault="004661FC" w:rsidP="002570DD">
      <w:pPr>
        <w:spacing w:before="30" w:after="30" w:line="360" w:lineRule="auto"/>
        <w:rPr>
          <w:ins w:id="137" w:author="Admin" w:date="2023-06-22T22:14:00Z"/>
          <w:rFonts w:ascii="Arial" w:hAnsi="Arial" w:cs="Arial"/>
          <w:sz w:val="24"/>
          <w:szCs w:val="24"/>
        </w:rPr>
      </w:pPr>
    </w:p>
    <w:p w14:paraId="03780FD7" w14:textId="30044E9F" w:rsidR="004661FC" w:rsidRDefault="004661FC" w:rsidP="002570DD">
      <w:pPr>
        <w:spacing w:before="30" w:after="30" w:line="360" w:lineRule="auto"/>
        <w:rPr>
          <w:ins w:id="138" w:author="Admin" w:date="2023-06-22T22:14:00Z"/>
          <w:rFonts w:ascii="Arial" w:hAnsi="Arial" w:cs="Arial"/>
          <w:sz w:val="24"/>
          <w:szCs w:val="24"/>
        </w:rPr>
      </w:pPr>
    </w:p>
    <w:p w14:paraId="30490759" w14:textId="7CABB626" w:rsidR="004661FC" w:rsidRDefault="004661FC" w:rsidP="002570DD">
      <w:pPr>
        <w:spacing w:before="30" w:after="30" w:line="360" w:lineRule="auto"/>
        <w:rPr>
          <w:ins w:id="139" w:author="Admin" w:date="2023-06-22T22:14:00Z"/>
          <w:rFonts w:ascii="Arial" w:hAnsi="Arial" w:cs="Arial"/>
          <w:sz w:val="24"/>
          <w:szCs w:val="24"/>
        </w:rPr>
      </w:pPr>
    </w:p>
    <w:p w14:paraId="6277C152" w14:textId="274047D3" w:rsidR="004661FC" w:rsidRDefault="004661FC" w:rsidP="002570DD">
      <w:pPr>
        <w:spacing w:before="30" w:after="30" w:line="360" w:lineRule="auto"/>
        <w:rPr>
          <w:ins w:id="140" w:author="Admin" w:date="2023-06-22T22:14:00Z"/>
          <w:rFonts w:ascii="Arial" w:hAnsi="Arial" w:cs="Arial"/>
          <w:sz w:val="24"/>
          <w:szCs w:val="24"/>
        </w:rPr>
      </w:pPr>
    </w:p>
    <w:p w14:paraId="681025BE" w14:textId="4E84DDC9" w:rsidR="004661FC" w:rsidRDefault="004661FC" w:rsidP="002570DD">
      <w:pPr>
        <w:spacing w:before="30" w:after="30" w:line="360" w:lineRule="auto"/>
        <w:rPr>
          <w:ins w:id="141" w:author="Admin" w:date="2023-06-22T22:14:00Z"/>
          <w:rFonts w:ascii="Arial" w:hAnsi="Arial" w:cs="Arial"/>
          <w:sz w:val="24"/>
          <w:szCs w:val="24"/>
        </w:rPr>
      </w:pPr>
    </w:p>
    <w:p w14:paraId="5A3D5A35" w14:textId="7EBA9C8F" w:rsidR="004661FC" w:rsidRDefault="004661FC" w:rsidP="002570DD">
      <w:pPr>
        <w:spacing w:before="30" w:after="30" w:line="360" w:lineRule="auto"/>
        <w:rPr>
          <w:ins w:id="142" w:author="Admin" w:date="2023-06-22T22:14:00Z"/>
          <w:rFonts w:ascii="Arial" w:hAnsi="Arial" w:cs="Arial"/>
          <w:sz w:val="24"/>
          <w:szCs w:val="24"/>
        </w:rPr>
      </w:pPr>
    </w:p>
    <w:p w14:paraId="58151D13" w14:textId="3D0936F2" w:rsidR="004661FC" w:rsidRDefault="004661FC" w:rsidP="002570DD">
      <w:pPr>
        <w:spacing w:before="30" w:after="30" w:line="360" w:lineRule="auto"/>
        <w:rPr>
          <w:ins w:id="143" w:author="Admin" w:date="2023-06-22T22:14:00Z"/>
          <w:rFonts w:ascii="Arial" w:hAnsi="Arial" w:cs="Arial"/>
          <w:sz w:val="24"/>
          <w:szCs w:val="24"/>
        </w:rPr>
      </w:pPr>
    </w:p>
    <w:p w14:paraId="258DC1F9" w14:textId="4A57420D" w:rsidR="004661FC" w:rsidRDefault="004661FC" w:rsidP="002570DD">
      <w:pPr>
        <w:spacing w:before="30" w:after="30" w:line="360" w:lineRule="auto"/>
        <w:rPr>
          <w:ins w:id="144" w:author="Admin" w:date="2023-06-22T22:14:00Z"/>
          <w:rFonts w:ascii="Arial" w:hAnsi="Arial" w:cs="Arial"/>
          <w:sz w:val="24"/>
          <w:szCs w:val="24"/>
        </w:rPr>
      </w:pPr>
    </w:p>
    <w:p w14:paraId="108DC956" w14:textId="2A71AF33" w:rsidR="004661FC" w:rsidRDefault="004661FC" w:rsidP="002570DD">
      <w:pPr>
        <w:spacing w:before="30" w:after="30" w:line="360" w:lineRule="auto"/>
        <w:rPr>
          <w:ins w:id="145" w:author="Admin" w:date="2023-06-22T22:14:00Z"/>
          <w:rFonts w:ascii="Arial" w:hAnsi="Arial" w:cs="Arial"/>
          <w:sz w:val="24"/>
          <w:szCs w:val="24"/>
        </w:rPr>
      </w:pPr>
    </w:p>
    <w:p w14:paraId="3E367AEA" w14:textId="77777777" w:rsidR="004661FC" w:rsidRDefault="004661FC" w:rsidP="002570DD">
      <w:pPr>
        <w:spacing w:before="30" w:after="30" w:line="360" w:lineRule="auto"/>
        <w:rPr>
          <w:ins w:id="146" w:author="Mayke Silva" w:date="2023-06-23T01:01:00Z"/>
          <w:rFonts w:ascii="Arial" w:hAnsi="Arial" w:cs="Arial"/>
          <w:sz w:val="24"/>
          <w:szCs w:val="24"/>
        </w:rPr>
      </w:pPr>
    </w:p>
    <w:p w14:paraId="43D61AC5" w14:textId="77777777" w:rsidR="009A0315" w:rsidRDefault="009A0315" w:rsidP="002570DD">
      <w:pPr>
        <w:spacing w:before="30" w:after="30" w:line="360" w:lineRule="auto"/>
        <w:rPr>
          <w:ins w:id="147" w:author="Mayke Silva" w:date="2023-06-23T01:01:00Z"/>
          <w:rFonts w:ascii="Arial" w:hAnsi="Arial" w:cs="Arial"/>
          <w:sz w:val="24"/>
          <w:szCs w:val="24"/>
        </w:rPr>
      </w:pPr>
    </w:p>
    <w:p w14:paraId="74EE73D2" w14:textId="77777777" w:rsidR="009A0315" w:rsidRDefault="009A0315" w:rsidP="002570DD">
      <w:pPr>
        <w:spacing w:before="30" w:after="30" w:line="360" w:lineRule="auto"/>
        <w:rPr>
          <w:ins w:id="148" w:author="Mayke Silva" w:date="2023-06-23T02:46:00Z"/>
          <w:rFonts w:ascii="Arial" w:hAnsi="Arial" w:cs="Arial"/>
          <w:sz w:val="24"/>
          <w:szCs w:val="24"/>
        </w:rPr>
      </w:pPr>
    </w:p>
    <w:p w14:paraId="6011FE0D" w14:textId="77777777" w:rsidR="00C2279C" w:rsidRDefault="00C2279C" w:rsidP="002570DD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14:paraId="3BA903ED" w14:textId="53A68ADB" w:rsidR="00A8135A" w:rsidRDefault="002570DD" w:rsidP="002570DD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3. </w:t>
      </w:r>
      <w:r>
        <w:rPr>
          <w:rFonts w:ascii="Arial" w:hAnsi="Arial" w:cs="Arial"/>
          <w:sz w:val="24"/>
          <w:szCs w:val="24"/>
        </w:rPr>
        <w:t>Tecnologias utilizada</w:t>
      </w:r>
      <w:ins w:id="149" w:author="Admin" w:date="2023-06-22T22:28:00Z">
        <w:del w:id="150" w:author="Mayke Silva" w:date="2023-06-23T02:45:00Z">
          <w:r w:rsidR="001B743A" w:rsidDel="00C2279C">
            <w:rPr>
              <w:rStyle w:val="Refdenotaderodap"/>
              <w:rFonts w:ascii="Arial" w:hAnsi="Arial" w:cs="Arial"/>
              <w:sz w:val="24"/>
              <w:szCs w:val="24"/>
            </w:rPr>
            <w:footnoteReference w:id="1"/>
          </w:r>
        </w:del>
      </w:ins>
      <w:r>
        <w:rPr>
          <w:rFonts w:ascii="Arial" w:hAnsi="Arial" w:cs="Arial"/>
          <w:sz w:val="24"/>
          <w:szCs w:val="24"/>
        </w:rPr>
        <w:t>s}</w:t>
      </w:r>
    </w:p>
    <w:p w14:paraId="50A6F4DB" w14:textId="21034088" w:rsidR="002570DD" w:rsidRDefault="002570DD" w:rsidP="002570DD">
      <w:pPr>
        <w:pStyle w:val="PargrafodaLista"/>
        <w:numPr>
          <w:ilvl w:val="0"/>
          <w:numId w:val="3"/>
        </w:numPr>
        <w:spacing w:before="30" w:after="30" w:line="360" w:lineRule="auto"/>
        <w:rPr>
          <w:ins w:id="156" w:author="Mayke Silva" w:date="2023-06-23T00:46:00Z"/>
          <w:rFonts w:ascii="Arial" w:hAnsi="Arial" w:cs="Arial"/>
          <w:sz w:val="24"/>
          <w:szCs w:val="24"/>
        </w:rPr>
      </w:pPr>
      <w:r w:rsidRPr="002570DD">
        <w:rPr>
          <w:rFonts w:ascii="Arial" w:hAnsi="Arial" w:cs="Arial"/>
          <w:b/>
          <w:bCs/>
          <w:sz w:val="24"/>
          <w:szCs w:val="24"/>
        </w:rPr>
        <w:t>3.</w:t>
      </w:r>
      <w:ins w:id="157" w:author="Mayke Silva" w:date="2023-06-23T00:45:00Z">
        <w:r w:rsidR="00A8135A">
          <w:rPr>
            <w:rFonts w:ascii="Arial" w:hAnsi="Arial" w:cs="Arial"/>
            <w:b/>
            <w:bCs/>
            <w:sz w:val="24"/>
            <w:szCs w:val="24"/>
          </w:rPr>
          <w:t>1</w:t>
        </w:r>
      </w:ins>
      <w:del w:id="158" w:author="Mayke Silva" w:date="2023-06-23T00:45:00Z">
        <w:r w:rsidRPr="002570DD" w:rsidDel="00A8135A">
          <w:rPr>
            <w:rFonts w:ascii="Arial" w:hAnsi="Arial" w:cs="Arial"/>
            <w:b/>
            <w:bCs/>
            <w:sz w:val="24"/>
            <w:szCs w:val="24"/>
          </w:rPr>
          <w:delText>1</w:delText>
        </w:r>
      </w:del>
      <w:r w:rsidRPr="002570DD">
        <w:rPr>
          <w:rFonts w:ascii="Arial" w:hAnsi="Arial" w:cs="Arial"/>
          <w:b/>
          <w:bCs/>
          <w:sz w:val="24"/>
          <w:szCs w:val="24"/>
        </w:rPr>
        <w:t xml:space="preserve">. </w:t>
      </w:r>
      <w:ins w:id="159" w:author="Mayke Silva" w:date="2023-06-23T00:46:00Z">
        <w:r w:rsidR="00A8135A">
          <w:rPr>
            <w:rFonts w:ascii="Arial" w:hAnsi="Arial" w:cs="Arial"/>
            <w:sz w:val="24"/>
            <w:szCs w:val="24"/>
          </w:rPr>
          <w:t>Visual Studio</w:t>
        </w:r>
      </w:ins>
      <w:ins w:id="160" w:author="Mayke Silva" w:date="2023-06-23T01:07:00Z">
        <w:r w:rsidR="004334CB">
          <w:rPr>
            <w:rFonts w:ascii="Arial" w:hAnsi="Arial" w:cs="Arial"/>
            <w:sz w:val="24"/>
            <w:szCs w:val="24"/>
          </w:rPr>
          <w:t xml:space="preserve"> </w:t>
        </w:r>
        <w:proofErr w:type="spellStart"/>
        <w:r w:rsidR="004334CB">
          <w:rPr>
            <w:rFonts w:ascii="Arial" w:hAnsi="Arial" w:cs="Arial"/>
            <w:sz w:val="24"/>
            <w:szCs w:val="24"/>
          </w:rPr>
          <w:t>Code</w:t>
        </w:r>
      </w:ins>
      <w:proofErr w:type="spellEnd"/>
      <w:ins w:id="161" w:author="Mayke Silva" w:date="2023-06-23T00:46:00Z">
        <w:r w:rsidR="00A8135A">
          <w:rPr>
            <w:rFonts w:ascii="Arial" w:hAnsi="Arial" w:cs="Arial"/>
            <w:sz w:val="24"/>
            <w:szCs w:val="24"/>
          </w:rPr>
          <w:t>:</w:t>
        </w:r>
      </w:ins>
      <w:del w:id="162" w:author="Mayke Silva" w:date="2023-06-23T00:45:00Z">
        <w:r w:rsidRPr="002570DD" w:rsidDel="00A8135A">
          <w:rPr>
            <w:rFonts w:ascii="Arial" w:hAnsi="Arial" w:cs="Arial"/>
            <w:sz w:val="24"/>
            <w:szCs w:val="24"/>
          </w:rPr>
          <w:delText>HTML:</w:delText>
        </w:r>
      </w:del>
    </w:p>
    <w:p w14:paraId="4E57E30B" w14:textId="5110A96D" w:rsidR="00A8135A" w:rsidRDefault="00C2279C" w:rsidP="00A8135A">
      <w:pPr>
        <w:pStyle w:val="PargrafodaLista"/>
        <w:spacing w:before="30" w:after="30" w:line="360" w:lineRule="auto"/>
        <w:ind w:left="502"/>
        <w:rPr>
          <w:ins w:id="163" w:author="Mayke Silva" w:date="2023-06-23T00:49:00Z"/>
          <w:rFonts w:ascii="Arial" w:hAnsi="Arial" w:cs="Arial"/>
          <w:sz w:val="24"/>
          <w:szCs w:val="24"/>
        </w:rPr>
      </w:pPr>
      <w:ins w:id="164" w:author="Mayke Silva" w:date="2023-06-23T02:46:00Z">
        <w:r>
          <w:rPr>
            <w:rFonts w:ascii="Arial" w:hAnsi="Arial" w:cs="Arial"/>
            <w:sz w:val="24"/>
            <w:szCs w:val="24"/>
          </w:rPr>
          <w:t>[</w:t>
        </w:r>
      </w:ins>
      <w:proofErr w:type="gramStart"/>
      <w:ins w:id="165" w:author="Mayke Silva" w:date="2023-06-23T02:47:00Z">
        <w:r>
          <w:rPr>
            <w:rFonts w:ascii="Arial" w:hAnsi="Arial" w:cs="Arial"/>
            <w:sz w:val="24"/>
            <w:szCs w:val="24"/>
          </w:rPr>
          <w:t>3</w:t>
        </w:r>
      </w:ins>
      <w:ins w:id="166" w:author="Mayke Silva" w:date="2023-06-23T02:46:00Z">
        <w:r>
          <w:rPr>
            <w:rFonts w:ascii="Arial" w:hAnsi="Arial" w:cs="Arial"/>
            <w:sz w:val="24"/>
            <w:szCs w:val="24"/>
          </w:rPr>
          <w:t>]</w:t>
        </w:r>
      </w:ins>
      <w:ins w:id="167" w:author="Mayke Silva" w:date="2023-06-23T00:46:00Z">
        <w:r w:rsidR="00A8135A">
          <w:rPr>
            <w:rFonts w:ascii="Arial" w:hAnsi="Arial" w:cs="Arial"/>
            <w:sz w:val="24"/>
            <w:szCs w:val="24"/>
          </w:rPr>
          <w:t>“</w:t>
        </w:r>
      </w:ins>
      <w:proofErr w:type="gramEnd"/>
      <w:ins w:id="168" w:author="Mayke Silva" w:date="2023-06-23T00:49:00Z">
        <w:r w:rsidR="00A8135A" w:rsidRPr="00A8135A">
          <w:rPr>
            <w:rFonts w:ascii="Arial" w:hAnsi="Arial" w:cs="Arial"/>
            <w:sz w:val="24"/>
            <w:szCs w:val="24"/>
          </w:rPr>
          <w:t xml:space="preserve">O Visual Studio </w:t>
        </w:r>
        <w:proofErr w:type="spellStart"/>
        <w:r w:rsidR="00A8135A" w:rsidRPr="00A8135A">
          <w:rPr>
            <w:rFonts w:ascii="Arial" w:hAnsi="Arial" w:cs="Arial"/>
            <w:sz w:val="24"/>
            <w:szCs w:val="24"/>
          </w:rPr>
          <w:t>Code</w:t>
        </w:r>
        <w:proofErr w:type="spellEnd"/>
        <w:r w:rsidR="00A8135A" w:rsidRPr="00A8135A">
          <w:rPr>
            <w:rFonts w:ascii="Arial" w:hAnsi="Arial" w:cs="Arial"/>
            <w:sz w:val="24"/>
            <w:szCs w:val="24"/>
          </w:rPr>
          <w:t xml:space="preserve"> (VS </w:t>
        </w:r>
        <w:proofErr w:type="spellStart"/>
        <w:r w:rsidR="00A8135A" w:rsidRPr="00A8135A">
          <w:rPr>
            <w:rFonts w:ascii="Arial" w:hAnsi="Arial" w:cs="Arial"/>
            <w:sz w:val="24"/>
            <w:szCs w:val="24"/>
          </w:rPr>
          <w:t>Code</w:t>
        </w:r>
        <w:proofErr w:type="spellEnd"/>
        <w:r w:rsidR="00A8135A" w:rsidRPr="00A8135A">
          <w:rPr>
            <w:rFonts w:ascii="Arial" w:hAnsi="Arial" w:cs="Arial"/>
            <w:sz w:val="24"/>
            <w:szCs w:val="24"/>
          </w:rPr>
          <w:t xml:space="preserve">) é um editor de código de código aberto desenvolvido pela Microsoft. </w:t>
        </w:r>
      </w:ins>
    </w:p>
    <w:p w14:paraId="65391765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169" w:author="Mayke Silva" w:date="2023-06-23T00:49:00Z"/>
          <w:rFonts w:ascii="Arial" w:hAnsi="Arial" w:cs="Arial"/>
          <w:sz w:val="24"/>
          <w:szCs w:val="24"/>
        </w:rPr>
      </w:pPr>
    </w:p>
    <w:p w14:paraId="717F17F2" w14:textId="022ED84D" w:rsidR="00A8135A" w:rsidRDefault="00A8135A" w:rsidP="00A8135A">
      <w:pPr>
        <w:pStyle w:val="PargrafodaLista"/>
        <w:spacing w:before="30" w:after="30" w:line="360" w:lineRule="auto"/>
        <w:ind w:left="502"/>
        <w:rPr>
          <w:ins w:id="170" w:author="Mayke Silva" w:date="2023-06-23T00:49:00Z"/>
          <w:rFonts w:ascii="Arial" w:hAnsi="Arial" w:cs="Arial"/>
          <w:sz w:val="24"/>
          <w:szCs w:val="24"/>
        </w:rPr>
      </w:pPr>
      <w:ins w:id="171" w:author="Mayke Silva" w:date="2023-06-23T00:49:00Z">
        <w:r w:rsidRPr="00A8135A">
          <w:rPr>
            <w:rFonts w:ascii="Arial" w:hAnsi="Arial" w:cs="Arial"/>
            <w:sz w:val="24"/>
            <w:szCs w:val="24"/>
          </w:rPr>
          <w:t xml:space="preserve">A saber, ele está disponível para Windows, Mac e Linux. É criado com Electron, ferramenta criada pelo GitHub que permite a criação de softwares Desktop com HTML, CSS e </w:t>
        </w:r>
        <w:proofErr w:type="spellStart"/>
        <w:r w:rsidRPr="00A8135A">
          <w:rPr>
            <w:rFonts w:ascii="Arial" w:hAnsi="Arial" w:cs="Arial"/>
            <w:sz w:val="24"/>
            <w:szCs w:val="24"/>
          </w:rPr>
          <w:t>JavaScript</w:t>
        </w:r>
        <w:proofErr w:type="spellEnd"/>
        <w:r w:rsidRPr="00A8135A">
          <w:rPr>
            <w:rFonts w:ascii="Arial" w:hAnsi="Arial" w:cs="Arial"/>
            <w:sz w:val="24"/>
            <w:szCs w:val="24"/>
          </w:rPr>
          <w:t>.</w:t>
        </w:r>
      </w:ins>
      <w:ins w:id="172" w:author="Mayke Silva" w:date="2023-06-23T00:46:00Z">
        <w:r w:rsidRPr="00A8135A">
          <w:rPr>
            <w:rFonts w:ascii="Arial" w:hAnsi="Arial" w:cs="Arial"/>
            <w:sz w:val="24"/>
            <w:szCs w:val="24"/>
            <w:rPrChange w:id="173" w:author="Mayke Silva" w:date="2023-06-23T00:49:00Z">
              <w:rPr/>
            </w:rPrChange>
          </w:rPr>
          <w:t>”</w:t>
        </w:r>
      </w:ins>
    </w:p>
    <w:p w14:paraId="7C7E0703" w14:textId="53CD7F65" w:rsidR="00A8135A" w:rsidRDefault="00A8135A" w:rsidP="00A8135A">
      <w:pPr>
        <w:pStyle w:val="PargrafodaLista"/>
        <w:spacing w:before="30" w:after="30" w:line="360" w:lineRule="auto"/>
        <w:ind w:left="502"/>
        <w:rPr>
          <w:ins w:id="174" w:author="Mayke Silva" w:date="2023-06-23T00:49:00Z"/>
          <w:rFonts w:ascii="Arial" w:hAnsi="Arial" w:cs="Arial"/>
          <w:sz w:val="24"/>
          <w:szCs w:val="24"/>
        </w:rPr>
      </w:pPr>
    </w:p>
    <w:p w14:paraId="772DA4C5" w14:textId="77777777" w:rsidR="00A8135A" w:rsidRPr="00A8135A" w:rsidRDefault="00A8135A" w:rsidP="00A8135A">
      <w:pPr>
        <w:pStyle w:val="PargrafodaLista"/>
        <w:spacing w:before="30" w:after="30" w:line="360" w:lineRule="auto"/>
        <w:ind w:left="502"/>
        <w:rPr>
          <w:ins w:id="175" w:author="Mayke Silva" w:date="2023-06-23T00:51:00Z"/>
          <w:rFonts w:ascii="Arial" w:hAnsi="Arial" w:cs="Arial"/>
          <w:b/>
          <w:bCs/>
          <w:sz w:val="24"/>
          <w:szCs w:val="24"/>
          <w:rPrChange w:id="176" w:author="Mayke Silva" w:date="2023-06-23T00:51:00Z">
            <w:rPr>
              <w:ins w:id="177" w:author="Mayke Silva" w:date="2023-06-23T00:51:00Z"/>
              <w:rFonts w:ascii="Arial" w:hAnsi="Arial" w:cs="Arial"/>
              <w:sz w:val="24"/>
              <w:szCs w:val="24"/>
            </w:rPr>
          </w:rPrChange>
        </w:rPr>
      </w:pPr>
      <w:ins w:id="178" w:author="Mayke Silva" w:date="2023-06-23T00:49:00Z">
        <w:r>
          <w:rPr>
            <w:rFonts w:ascii="Arial" w:hAnsi="Arial" w:cs="Arial"/>
            <w:sz w:val="24"/>
            <w:szCs w:val="24"/>
          </w:rPr>
          <w:t>“</w:t>
        </w:r>
      </w:ins>
      <w:ins w:id="179" w:author="Mayke Silva" w:date="2023-06-23T00:51:00Z">
        <w:r w:rsidRPr="00A8135A">
          <w:rPr>
            <w:rFonts w:ascii="Arial" w:hAnsi="Arial" w:cs="Arial"/>
            <w:b/>
            <w:bCs/>
            <w:sz w:val="24"/>
            <w:szCs w:val="24"/>
            <w:rPrChange w:id="180" w:author="Mayke Silva" w:date="2023-06-23T00:51:00Z">
              <w:rPr>
                <w:rFonts w:ascii="Arial" w:hAnsi="Arial" w:cs="Arial"/>
                <w:sz w:val="24"/>
                <w:szCs w:val="24"/>
              </w:rPr>
            </w:rPrChange>
          </w:rPr>
          <w:t>Uma poderosa ferramenta com diversas funcionalidades</w:t>
        </w:r>
      </w:ins>
    </w:p>
    <w:p w14:paraId="463C96F6" w14:textId="6FBE6B77" w:rsidR="00A8135A" w:rsidRDefault="00A8135A" w:rsidP="00A8135A">
      <w:pPr>
        <w:pStyle w:val="PargrafodaLista"/>
        <w:spacing w:before="30" w:after="30" w:line="360" w:lineRule="auto"/>
        <w:ind w:left="502"/>
        <w:rPr>
          <w:ins w:id="181" w:author="Mayke Silva" w:date="2023-06-23T00:50:00Z"/>
          <w:rFonts w:ascii="Arial" w:hAnsi="Arial" w:cs="Arial"/>
          <w:sz w:val="24"/>
          <w:szCs w:val="24"/>
        </w:rPr>
      </w:pPr>
      <w:ins w:id="182" w:author="Mayke Silva" w:date="2023-06-23T00:50:00Z">
        <w:r w:rsidRPr="00A8135A">
          <w:rPr>
            <w:rFonts w:ascii="Arial" w:hAnsi="Arial" w:cs="Arial"/>
            <w:sz w:val="24"/>
            <w:szCs w:val="24"/>
          </w:rPr>
          <w:t xml:space="preserve">O VS </w:t>
        </w:r>
        <w:proofErr w:type="spellStart"/>
        <w:r w:rsidRPr="00A8135A">
          <w:rPr>
            <w:rFonts w:ascii="Arial" w:hAnsi="Arial" w:cs="Arial"/>
            <w:sz w:val="24"/>
            <w:szCs w:val="24"/>
          </w:rPr>
          <w:t>Code</w:t>
        </w:r>
        <w:proofErr w:type="spellEnd"/>
        <w:r w:rsidRPr="00A8135A">
          <w:rPr>
            <w:rFonts w:ascii="Arial" w:hAnsi="Arial" w:cs="Arial"/>
            <w:sz w:val="24"/>
            <w:szCs w:val="24"/>
          </w:rPr>
          <w:t xml:space="preserve"> é capaz de fazer muitas coisas que nos ajudam a trabalhar melhor. </w:t>
        </w:r>
      </w:ins>
    </w:p>
    <w:p w14:paraId="19BAC711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183" w:author="Mayke Silva" w:date="2023-06-23T00:50:00Z"/>
          <w:rFonts w:ascii="Arial" w:hAnsi="Arial" w:cs="Arial"/>
          <w:sz w:val="24"/>
          <w:szCs w:val="24"/>
        </w:rPr>
      </w:pPr>
    </w:p>
    <w:p w14:paraId="02C86107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184" w:author="Mayke Silva" w:date="2023-06-23T00:50:00Z"/>
          <w:rFonts w:ascii="Arial" w:hAnsi="Arial" w:cs="Arial"/>
          <w:sz w:val="24"/>
          <w:szCs w:val="24"/>
        </w:rPr>
      </w:pPr>
      <w:ins w:id="185" w:author="Mayke Silva" w:date="2023-06-23T00:50:00Z">
        <w:r w:rsidRPr="00A8135A">
          <w:rPr>
            <w:rFonts w:ascii="Arial" w:hAnsi="Arial" w:cs="Arial"/>
            <w:sz w:val="24"/>
            <w:szCs w:val="24"/>
          </w:rPr>
          <w:t xml:space="preserve">A princípio ele é uma ferramenta muito simples, mas ele possui uma loja de extensões imensa, e que continua crescendo. </w:t>
        </w:r>
      </w:ins>
    </w:p>
    <w:p w14:paraId="70631CDC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186" w:author="Mayke Silva" w:date="2023-06-23T00:50:00Z"/>
          <w:rFonts w:ascii="Arial" w:hAnsi="Arial" w:cs="Arial"/>
          <w:sz w:val="24"/>
          <w:szCs w:val="24"/>
        </w:rPr>
      </w:pPr>
    </w:p>
    <w:p w14:paraId="45D8E42E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187" w:author="Mayke Silva" w:date="2023-06-23T00:50:00Z"/>
          <w:rFonts w:ascii="Arial" w:hAnsi="Arial" w:cs="Arial"/>
          <w:sz w:val="24"/>
          <w:szCs w:val="24"/>
        </w:rPr>
      </w:pPr>
      <w:ins w:id="188" w:author="Mayke Silva" w:date="2023-06-23T00:50:00Z">
        <w:r w:rsidRPr="00A8135A">
          <w:rPr>
            <w:rFonts w:ascii="Arial" w:hAnsi="Arial" w:cs="Arial"/>
            <w:sz w:val="24"/>
            <w:szCs w:val="24"/>
          </w:rPr>
          <w:t xml:space="preserve">Ou seja, com essa enorme coleção de extensões, podemos adicionar diversas funcionalidades ao VS </w:t>
        </w:r>
        <w:proofErr w:type="spellStart"/>
        <w:r w:rsidRPr="00A8135A">
          <w:rPr>
            <w:rFonts w:ascii="Arial" w:hAnsi="Arial" w:cs="Arial"/>
            <w:sz w:val="24"/>
            <w:szCs w:val="24"/>
          </w:rPr>
          <w:t>Code</w:t>
        </w:r>
        <w:proofErr w:type="spellEnd"/>
        <w:r w:rsidRPr="00A8135A">
          <w:rPr>
            <w:rFonts w:ascii="Arial" w:hAnsi="Arial" w:cs="Arial"/>
            <w:sz w:val="24"/>
            <w:szCs w:val="24"/>
          </w:rPr>
          <w:t xml:space="preserve"> de forma bem simples. Dessa maneira, ele pode facilmente ser comparado a </w:t>
        </w:r>
        <w:proofErr w:type="gramStart"/>
        <w:r w:rsidRPr="00A8135A">
          <w:rPr>
            <w:rFonts w:ascii="Arial" w:hAnsi="Arial" w:cs="Arial"/>
            <w:sz w:val="24"/>
            <w:szCs w:val="24"/>
          </w:rPr>
          <w:t xml:space="preserve">grandes </w:t>
        </w:r>
        <w:proofErr w:type="spellStart"/>
        <w:r w:rsidRPr="00A8135A">
          <w:rPr>
            <w:rFonts w:ascii="Arial" w:hAnsi="Arial" w:cs="Arial"/>
            <w:sz w:val="24"/>
            <w:szCs w:val="24"/>
          </w:rPr>
          <w:t>IDEs</w:t>
        </w:r>
        <w:proofErr w:type="spellEnd"/>
        <w:proofErr w:type="gramEnd"/>
        <w:r w:rsidRPr="00A8135A">
          <w:rPr>
            <w:rFonts w:ascii="Arial" w:hAnsi="Arial" w:cs="Arial"/>
            <w:sz w:val="24"/>
            <w:szCs w:val="24"/>
          </w:rPr>
          <w:t xml:space="preserve"> pagas. </w:t>
        </w:r>
      </w:ins>
    </w:p>
    <w:p w14:paraId="51EE3A4B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189" w:author="Mayke Silva" w:date="2023-06-23T00:50:00Z"/>
          <w:rFonts w:ascii="Arial" w:hAnsi="Arial" w:cs="Arial"/>
          <w:sz w:val="24"/>
          <w:szCs w:val="24"/>
        </w:rPr>
      </w:pPr>
    </w:p>
    <w:p w14:paraId="6B740766" w14:textId="67E2A4D7" w:rsidR="00A8135A" w:rsidRDefault="00A8135A" w:rsidP="00A8135A">
      <w:pPr>
        <w:pStyle w:val="PargrafodaLista"/>
        <w:spacing w:before="30" w:after="30" w:line="360" w:lineRule="auto"/>
        <w:ind w:left="502"/>
        <w:rPr>
          <w:ins w:id="190" w:author="Mayke Silva" w:date="2023-06-23T00:50:00Z"/>
          <w:rFonts w:ascii="Arial" w:hAnsi="Arial" w:cs="Arial"/>
          <w:sz w:val="24"/>
          <w:szCs w:val="24"/>
        </w:rPr>
      </w:pPr>
      <w:ins w:id="191" w:author="Mayke Silva" w:date="2023-06-23T00:50:00Z">
        <w:r w:rsidRPr="00A8135A">
          <w:rPr>
            <w:rFonts w:ascii="Arial" w:hAnsi="Arial" w:cs="Arial"/>
            <w:sz w:val="24"/>
            <w:szCs w:val="24"/>
          </w:rPr>
          <w:t>Qualquer um pode criar uma extensão e publicar na loja. Desse modo, sempre há novas ferramentas que podem ser interessantes para alguém.</w:t>
        </w:r>
        <w:r>
          <w:rPr>
            <w:rFonts w:ascii="Arial" w:hAnsi="Arial" w:cs="Arial"/>
            <w:sz w:val="24"/>
            <w:szCs w:val="24"/>
          </w:rPr>
          <w:t>”</w:t>
        </w:r>
      </w:ins>
    </w:p>
    <w:p w14:paraId="1454D696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192" w:author="Mayke Silva" w:date="2023-06-23T00:50:00Z"/>
          <w:rFonts w:ascii="Arial" w:hAnsi="Arial" w:cs="Arial"/>
          <w:sz w:val="24"/>
          <w:szCs w:val="24"/>
        </w:rPr>
      </w:pPr>
    </w:p>
    <w:p w14:paraId="0C5E4E69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193" w:author="Mayke Silva" w:date="2023-06-23T00:51:00Z"/>
          <w:rFonts w:ascii="Arial" w:hAnsi="Arial" w:cs="Arial"/>
          <w:sz w:val="24"/>
          <w:szCs w:val="24"/>
        </w:rPr>
      </w:pPr>
      <w:ins w:id="194" w:author="Mayke Silva" w:date="2023-06-23T00:51:00Z">
        <w:r>
          <w:rPr>
            <w:rFonts w:ascii="Arial" w:hAnsi="Arial" w:cs="Arial"/>
            <w:sz w:val="24"/>
            <w:szCs w:val="24"/>
          </w:rPr>
          <w:t>“</w:t>
        </w:r>
        <w:r w:rsidRPr="00A8135A">
          <w:rPr>
            <w:rFonts w:ascii="Arial" w:hAnsi="Arial" w:cs="Arial"/>
            <w:b/>
            <w:bCs/>
            <w:sz w:val="24"/>
            <w:szCs w:val="24"/>
            <w:rPrChange w:id="195" w:author="Mayke Silva" w:date="2023-06-23T00:51:00Z">
              <w:rPr>
                <w:rFonts w:ascii="Arial" w:hAnsi="Arial" w:cs="Arial"/>
                <w:sz w:val="24"/>
                <w:szCs w:val="24"/>
              </w:rPr>
            </w:rPrChange>
          </w:rPr>
          <w:t xml:space="preserve">VS </w:t>
        </w:r>
        <w:proofErr w:type="spellStart"/>
        <w:r w:rsidRPr="00A8135A">
          <w:rPr>
            <w:rFonts w:ascii="Arial" w:hAnsi="Arial" w:cs="Arial"/>
            <w:b/>
            <w:bCs/>
            <w:sz w:val="24"/>
            <w:szCs w:val="24"/>
            <w:rPrChange w:id="196" w:author="Mayke Silva" w:date="2023-06-23T00:51:00Z">
              <w:rPr>
                <w:rFonts w:ascii="Arial" w:hAnsi="Arial" w:cs="Arial"/>
                <w:sz w:val="24"/>
                <w:szCs w:val="24"/>
              </w:rPr>
            </w:rPrChange>
          </w:rPr>
          <w:t>Code</w:t>
        </w:r>
        <w:proofErr w:type="spellEnd"/>
        <w:r w:rsidRPr="00A8135A">
          <w:rPr>
            <w:rFonts w:ascii="Arial" w:hAnsi="Arial" w:cs="Arial"/>
            <w:b/>
            <w:bCs/>
            <w:sz w:val="24"/>
            <w:szCs w:val="24"/>
            <w:rPrChange w:id="197" w:author="Mayke Silva" w:date="2023-06-23T00:51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é customizável</w:t>
        </w:r>
        <w:r w:rsidRPr="00A8135A">
          <w:rPr>
            <w:rFonts w:ascii="Arial" w:hAnsi="Arial" w:cs="Arial"/>
            <w:sz w:val="24"/>
            <w:szCs w:val="24"/>
          </w:rPr>
          <w:t xml:space="preserve"> </w:t>
        </w:r>
      </w:ins>
    </w:p>
    <w:p w14:paraId="5D7A7FEC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198" w:author="Mayke Silva" w:date="2023-06-23T00:51:00Z"/>
          <w:rFonts w:ascii="Arial" w:hAnsi="Arial" w:cs="Arial"/>
          <w:sz w:val="24"/>
          <w:szCs w:val="24"/>
        </w:rPr>
      </w:pPr>
      <w:ins w:id="199" w:author="Mayke Silva" w:date="2023-06-23T00:51:00Z">
        <w:r w:rsidRPr="00A8135A">
          <w:rPr>
            <w:rFonts w:ascii="Arial" w:hAnsi="Arial" w:cs="Arial"/>
            <w:sz w:val="24"/>
            <w:szCs w:val="24"/>
          </w:rPr>
          <w:t xml:space="preserve">Certamente é mais agradável usar uma ferramenta que atenda ao seu gosto e necessidades. </w:t>
        </w:r>
      </w:ins>
    </w:p>
    <w:p w14:paraId="4144B28F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00" w:author="Mayke Silva" w:date="2023-06-23T00:51:00Z"/>
          <w:rFonts w:ascii="Arial" w:hAnsi="Arial" w:cs="Arial"/>
          <w:sz w:val="24"/>
          <w:szCs w:val="24"/>
        </w:rPr>
      </w:pPr>
    </w:p>
    <w:p w14:paraId="49830C93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01" w:author="Mayke Silva" w:date="2023-06-23T00:51:00Z"/>
          <w:rFonts w:ascii="Arial" w:hAnsi="Arial" w:cs="Arial"/>
          <w:sz w:val="24"/>
          <w:szCs w:val="24"/>
        </w:rPr>
      </w:pPr>
      <w:ins w:id="202" w:author="Mayke Silva" w:date="2023-06-23T00:51:00Z">
        <w:r w:rsidRPr="00A8135A">
          <w:rPr>
            <w:rFonts w:ascii="Arial" w:hAnsi="Arial" w:cs="Arial"/>
            <w:sz w:val="24"/>
            <w:szCs w:val="24"/>
          </w:rPr>
          <w:t xml:space="preserve">As necessidades já são supridas pelo enorme número de extensões disponíveis. E o gosto também é atendido, já que o VS </w:t>
        </w:r>
        <w:proofErr w:type="spellStart"/>
        <w:r w:rsidRPr="00A8135A">
          <w:rPr>
            <w:rFonts w:ascii="Arial" w:hAnsi="Arial" w:cs="Arial"/>
            <w:sz w:val="24"/>
            <w:szCs w:val="24"/>
          </w:rPr>
          <w:t>Code</w:t>
        </w:r>
        <w:proofErr w:type="spellEnd"/>
        <w:r w:rsidRPr="00A8135A">
          <w:rPr>
            <w:rFonts w:ascii="Arial" w:hAnsi="Arial" w:cs="Arial"/>
            <w:sz w:val="24"/>
            <w:szCs w:val="24"/>
          </w:rPr>
          <w:t xml:space="preserve"> é bem customizável. </w:t>
        </w:r>
      </w:ins>
    </w:p>
    <w:p w14:paraId="1DD91D2F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03" w:author="Mayke Silva" w:date="2023-06-23T00:51:00Z"/>
          <w:rFonts w:ascii="Arial" w:hAnsi="Arial" w:cs="Arial"/>
          <w:sz w:val="24"/>
          <w:szCs w:val="24"/>
        </w:rPr>
      </w:pPr>
    </w:p>
    <w:p w14:paraId="16674943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04" w:author="Mayke Silva" w:date="2023-06-23T00:52:00Z"/>
          <w:rFonts w:ascii="Arial" w:hAnsi="Arial" w:cs="Arial"/>
          <w:sz w:val="24"/>
          <w:szCs w:val="24"/>
        </w:rPr>
      </w:pPr>
      <w:ins w:id="205" w:author="Mayke Silva" w:date="2023-06-23T00:51:00Z">
        <w:r w:rsidRPr="00A8135A">
          <w:rPr>
            <w:rFonts w:ascii="Arial" w:hAnsi="Arial" w:cs="Arial"/>
            <w:sz w:val="24"/>
            <w:szCs w:val="24"/>
          </w:rPr>
          <w:t xml:space="preserve">Você pode alterar a aparência dele manualmente ou baixar temas na loja de extensões. </w:t>
        </w:r>
      </w:ins>
    </w:p>
    <w:p w14:paraId="7C1FDB10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06" w:author="Mayke Silva" w:date="2023-06-23T00:52:00Z"/>
          <w:rFonts w:ascii="Arial" w:hAnsi="Arial" w:cs="Arial"/>
          <w:sz w:val="24"/>
          <w:szCs w:val="24"/>
        </w:rPr>
      </w:pPr>
    </w:p>
    <w:p w14:paraId="2268BEFB" w14:textId="51AD3039" w:rsidR="00A8135A" w:rsidRDefault="00A8135A" w:rsidP="00A8135A">
      <w:pPr>
        <w:pStyle w:val="PargrafodaLista"/>
        <w:spacing w:before="30" w:after="30" w:line="360" w:lineRule="auto"/>
        <w:ind w:left="502"/>
        <w:rPr>
          <w:ins w:id="207" w:author="Mayke Silva" w:date="2023-06-23T00:52:00Z"/>
          <w:rFonts w:ascii="Arial" w:hAnsi="Arial" w:cs="Arial"/>
          <w:sz w:val="24"/>
          <w:szCs w:val="24"/>
        </w:rPr>
      </w:pPr>
      <w:ins w:id="208" w:author="Mayke Silva" w:date="2023-06-23T00:51:00Z">
        <w:r w:rsidRPr="00A8135A">
          <w:rPr>
            <w:rFonts w:ascii="Arial" w:hAnsi="Arial" w:cs="Arial"/>
            <w:sz w:val="24"/>
            <w:szCs w:val="24"/>
          </w:rPr>
          <w:lastRenderedPageBreak/>
          <w:t xml:space="preserve">Além disso, cada funcionalidade (tanto do VS </w:t>
        </w:r>
        <w:proofErr w:type="spellStart"/>
        <w:r w:rsidRPr="00A8135A">
          <w:rPr>
            <w:rFonts w:ascii="Arial" w:hAnsi="Arial" w:cs="Arial"/>
            <w:sz w:val="24"/>
            <w:szCs w:val="24"/>
          </w:rPr>
          <w:t>Code</w:t>
        </w:r>
        <w:proofErr w:type="spellEnd"/>
        <w:r w:rsidRPr="00A8135A">
          <w:rPr>
            <w:rFonts w:ascii="Arial" w:hAnsi="Arial" w:cs="Arial"/>
            <w:sz w:val="24"/>
            <w:szCs w:val="24"/>
          </w:rPr>
          <w:t xml:space="preserve"> quanto das extensões) podem ter seu comportamento alterado na tela de configurações, que é bem simples e intuitiva.</w:t>
        </w:r>
      </w:ins>
    </w:p>
    <w:p w14:paraId="4FDCA08E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09" w:author="Mayke Silva" w:date="2023-06-23T00:52:00Z"/>
          <w:rFonts w:ascii="Arial" w:hAnsi="Arial" w:cs="Arial"/>
          <w:sz w:val="24"/>
          <w:szCs w:val="24"/>
        </w:rPr>
      </w:pPr>
    </w:p>
    <w:p w14:paraId="3F3AA9B6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10" w:author="Mayke Silva" w:date="2023-06-23T00:52:00Z"/>
          <w:rFonts w:ascii="Arial" w:hAnsi="Arial" w:cs="Arial"/>
          <w:sz w:val="24"/>
          <w:szCs w:val="24"/>
        </w:rPr>
      </w:pPr>
      <w:ins w:id="211" w:author="Mayke Silva" w:date="2023-06-23T00:52:00Z">
        <w:r w:rsidRPr="00A8135A">
          <w:rPr>
            <w:rFonts w:ascii="Arial" w:hAnsi="Arial" w:cs="Arial"/>
            <w:sz w:val="24"/>
            <w:szCs w:val="24"/>
          </w:rPr>
          <w:t xml:space="preserve">Se algo na tela não te agrada, você pode esconder. </w:t>
        </w:r>
      </w:ins>
    </w:p>
    <w:p w14:paraId="52B8F70A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12" w:author="Mayke Silva" w:date="2023-06-23T00:52:00Z"/>
          <w:rFonts w:ascii="Arial" w:hAnsi="Arial" w:cs="Arial"/>
          <w:sz w:val="24"/>
          <w:szCs w:val="24"/>
        </w:rPr>
      </w:pPr>
    </w:p>
    <w:p w14:paraId="7B188784" w14:textId="55FE5E01" w:rsidR="00A8135A" w:rsidRDefault="00A8135A" w:rsidP="00A8135A">
      <w:pPr>
        <w:pStyle w:val="PargrafodaLista"/>
        <w:spacing w:before="30" w:after="30" w:line="360" w:lineRule="auto"/>
        <w:ind w:left="502"/>
        <w:rPr>
          <w:ins w:id="213" w:author="Mayke Silva" w:date="2023-06-23T00:53:00Z"/>
          <w:rFonts w:ascii="Arial" w:hAnsi="Arial" w:cs="Arial"/>
          <w:sz w:val="24"/>
          <w:szCs w:val="24"/>
        </w:rPr>
      </w:pPr>
      <w:ins w:id="214" w:author="Mayke Silva" w:date="2023-06-23T00:52:00Z">
        <w:r w:rsidRPr="00A8135A">
          <w:rPr>
            <w:rFonts w:ascii="Arial" w:hAnsi="Arial" w:cs="Arial"/>
            <w:sz w:val="24"/>
            <w:szCs w:val="24"/>
          </w:rPr>
          <w:t xml:space="preserve">Acima de tudo, também podemos fazer login no VS </w:t>
        </w:r>
        <w:proofErr w:type="spellStart"/>
        <w:r w:rsidRPr="00A8135A">
          <w:rPr>
            <w:rFonts w:ascii="Arial" w:hAnsi="Arial" w:cs="Arial"/>
            <w:sz w:val="24"/>
            <w:szCs w:val="24"/>
          </w:rPr>
          <w:t>Code</w:t>
        </w:r>
        <w:proofErr w:type="spellEnd"/>
        <w:r w:rsidRPr="00A8135A">
          <w:rPr>
            <w:rFonts w:ascii="Arial" w:hAnsi="Arial" w:cs="Arial"/>
            <w:sz w:val="24"/>
            <w:szCs w:val="24"/>
          </w:rPr>
          <w:t xml:space="preserve"> para manter nossas configurações salvas na nuvem. Dessa forma podemos manter nossas preferências e extensões sincronizadas em computadores diferentes.</w:t>
        </w:r>
      </w:ins>
      <w:ins w:id="215" w:author="Mayke Silva" w:date="2023-06-23T00:53:00Z">
        <w:r>
          <w:rPr>
            <w:rFonts w:ascii="Arial" w:hAnsi="Arial" w:cs="Arial"/>
            <w:sz w:val="24"/>
            <w:szCs w:val="24"/>
          </w:rPr>
          <w:t>”</w:t>
        </w:r>
      </w:ins>
    </w:p>
    <w:p w14:paraId="757FDB12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16" w:author="Mayke Silva" w:date="2023-06-23T00:53:00Z"/>
          <w:rFonts w:ascii="Arial" w:hAnsi="Arial" w:cs="Arial"/>
          <w:sz w:val="24"/>
          <w:szCs w:val="24"/>
        </w:rPr>
      </w:pPr>
    </w:p>
    <w:p w14:paraId="135CE86B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17" w:author="Mayke Silva" w:date="2023-06-23T00:53:00Z"/>
          <w:rFonts w:ascii="Arial" w:hAnsi="Arial" w:cs="Arial"/>
          <w:sz w:val="24"/>
          <w:szCs w:val="24"/>
        </w:rPr>
      </w:pPr>
      <w:ins w:id="218" w:author="Mayke Silva" w:date="2023-06-23T00:53:00Z">
        <w:r>
          <w:rPr>
            <w:rFonts w:ascii="Arial" w:hAnsi="Arial" w:cs="Arial"/>
            <w:sz w:val="24"/>
            <w:szCs w:val="24"/>
          </w:rPr>
          <w:t>“</w:t>
        </w:r>
        <w:r w:rsidRPr="00A8135A">
          <w:rPr>
            <w:rFonts w:ascii="Arial" w:hAnsi="Arial" w:cs="Arial"/>
            <w:b/>
            <w:bCs/>
            <w:sz w:val="24"/>
            <w:szCs w:val="24"/>
            <w:rPrChange w:id="219" w:author="Mayke Silva" w:date="2023-06-23T00:53:00Z">
              <w:rPr>
                <w:rFonts w:ascii="Arial" w:hAnsi="Arial" w:cs="Arial"/>
                <w:sz w:val="24"/>
                <w:szCs w:val="24"/>
              </w:rPr>
            </w:rPrChange>
          </w:rPr>
          <w:t xml:space="preserve">Extra: Dica de ouro de produtividade no VS </w:t>
        </w:r>
        <w:proofErr w:type="spellStart"/>
        <w:r w:rsidRPr="00A8135A">
          <w:rPr>
            <w:rFonts w:ascii="Arial" w:hAnsi="Arial" w:cs="Arial"/>
            <w:b/>
            <w:bCs/>
            <w:sz w:val="24"/>
            <w:szCs w:val="24"/>
            <w:rPrChange w:id="220" w:author="Mayke Silva" w:date="2023-06-23T00:53:00Z">
              <w:rPr>
                <w:rFonts w:ascii="Arial" w:hAnsi="Arial" w:cs="Arial"/>
                <w:sz w:val="24"/>
                <w:szCs w:val="24"/>
              </w:rPr>
            </w:rPrChange>
          </w:rPr>
          <w:t>Code</w:t>
        </w:r>
        <w:proofErr w:type="spellEnd"/>
        <w:r w:rsidRPr="00A8135A">
          <w:rPr>
            <w:rFonts w:ascii="Arial" w:hAnsi="Arial" w:cs="Arial"/>
            <w:sz w:val="24"/>
            <w:szCs w:val="24"/>
          </w:rPr>
          <w:t xml:space="preserve"> </w:t>
        </w:r>
      </w:ins>
    </w:p>
    <w:p w14:paraId="23913E62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21" w:author="Mayke Silva" w:date="2023-06-23T00:53:00Z"/>
          <w:rFonts w:ascii="Arial" w:hAnsi="Arial" w:cs="Arial"/>
          <w:sz w:val="24"/>
          <w:szCs w:val="24"/>
        </w:rPr>
      </w:pPr>
      <w:ins w:id="222" w:author="Mayke Silva" w:date="2023-06-23T00:53:00Z">
        <w:r w:rsidRPr="00A8135A">
          <w:rPr>
            <w:rFonts w:ascii="Arial" w:hAnsi="Arial" w:cs="Arial"/>
            <w:sz w:val="24"/>
            <w:szCs w:val="24"/>
          </w:rPr>
          <w:t xml:space="preserve">O VS </w:t>
        </w:r>
        <w:proofErr w:type="spellStart"/>
        <w:r w:rsidRPr="00A8135A">
          <w:rPr>
            <w:rFonts w:ascii="Arial" w:hAnsi="Arial" w:cs="Arial"/>
            <w:sz w:val="24"/>
            <w:szCs w:val="24"/>
          </w:rPr>
          <w:t>Code</w:t>
        </w:r>
        <w:proofErr w:type="spellEnd"/>
        <w:r w:rsidRPr="00A8135A">
          <w:rPr>
            <w:rFonts w:ascii="Arial" w:hAnsi="Arial" w:cs="Arial"/>
            <w:sz w:val="24"/>
            <w:szCs w:val="24"/>
          </w:rPr>
          <w:t xml:space="preserve"> possui vários atalhos de teclado que facilitam o nosso trabalho. A saber, esses atalhos podem ser customizados. Além disso, você pode atribuir teclas de atalho para funcionalidades </w:t>
        </w:r>
        <w:proofErr w:type="gramStart"/>
        <w:r w:rsidRPr="00A8135A">
          <w:rPr>
            <w:rFonts w:ascii="Arial" w:hAnsi="Arial" w:cs="Arial"/>
            <w:sz w:val="24"/>
            <w:szCs w:val="24"/>
          </w:rPr>
          <w:t>existentes</w:t>
        </w:r>
        <w:proofErr w:type="gramEnd"/>
        <w:r w:rsidRPr="00A8135A">
          <w:rPr>
            <w:rFonts w:ascii="Arial" w:hAnsi="Arial" w:cs="Arial"/>
            <w:sz w:val="24"/>
            <w:szCs w:val="24"/>
          </w:rPr>
          <w:t xml:space="preserve"> mas que não possuem um atalho definido. </w:t>
        </w:r>
      </w:ins>
    </w:p>
    <w:p w14:paraId="4DCF79C5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23" w:author="Mayke Silva" w:date="2023-06-23T00:53:00Z"/>
          <w:rFonts w:ascii="Arial" w:hAnsi="Arial" w:cs="Arial"/>
          <w:sz w:val="24"/>
          <w:szCs w:val="24"/>
        </w:rPr>
      </w:pPr>
    </w:p>
    <w:p w14:paraId="576F948C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24" w:author="Mayke Silva" w:date="2023-06-23T00:53:00Z"/>
          <w:rFonts w:ascii="Arial" w:hAnsi="Arial" w:cs="Arial"/>
          <w:sz w:val="24"/>
          <w:szCs w:val="24"/>
        </w:rPr>
      </w:pPr>
      <w:ins w:id="225" w:author="Mayke Silva" w:date="2023-06-23T00:53:00Z">
        <w:r w:rsidRPr="00A8135A">
          <w:rPr>
            <w:rFonts w:ascii="Arial" w:hAnsi="Arial" w:cs="Arial"/>
            <w:sz w:val="24"/>
            <w:szCs w:val="24"/>
          </w:rPr>
          <w:t xml:space="preserve">Como programadores, quanto mais tempo mantermos as mãos no teclado, melhor. Afinal, pressionar algumas teclas é bem mais rápido do que ir com a mão até o mouse e sair clicando e procurando o que você precisa. </w:t>
        </w:r>
      </w:ins>
    </w:p>
    <w:p w14:paraId="440C3C68" w14:textId="77777777" w:rsidR="00A8135A" w:rsidRDefault="00A8135A" w:rsidP="00A8135A">
      <w:pPr>
        <w:pStyle w:val="PargrafodaLista"/>
        <w:spacing w:before="30" w:after="30" w:line="360" w:lineRule="auto"/>
        <w:ind w:left="502"/>
        <w:rPr>
          <w:ins w:id="226" w:author="Mayke Silva" w:date="2023-06-23T00:53:00Z"/>
          <w:rFonts w:ascii="Arial" w:hAnsi="Arial" w:cs="Arial"/>
          <w:sz w:val="24"/>
          <w:szCs w:val="24"/>
        </w:rPr>
      </w:pPr>
    </w:p>
    <w:p w14:paraId="723A840B" w14:textId="77777777" w:rsidR="004350EA" w:rsidRDefault="00A8135A" w:rsidP="00A8135A">
      <w:pPr>
        <w:pStyle w:val="PargrafodaLista"/>
        <w:spacing w:before="30" w:after="30" w:line="360" w:lineRule="auto"/>
        <w:ind w:left="502"/>
        <w:rPr>
          <w:ins w:id="227" w:author="Mayke Silva" w:date="2023-06-23T00:53:00Z"/>
          <w:rFonts w:ascii="Arial" w:hAnsi="Arial" w:cs="Arial"/>
          <w:sz w:val="24"/>
          <w:szCs w:val="24"/>
        </w:rPr>
      </w:pPr>
      <w:ins w:id="228" w:author="Mayke Silva" w:date="2023-06-23T00:53:00Z">
        <w:r w:rsidRPr="00A8135A">
          <w:rPr>
            <w:rFonts w:ascii="Arial" w:hAnsi="Arial" w:cs="Arial"/>
            <w:sz w:val="24"/>
            <w:szCs w:val="24"/>
          </w:rPr>
          <w:t xml:space="preserve">Mas você não precisa saber todos os atalhos logo no começo! </w:t>
        </w:r>
      </w:ins>
    </w:p>
    <w:p w14:paraId="444DDD87" w14:textId="77777777" w:rsidR="004350EA" w:rsidRDefault="004350EA" w:rsidP="00A8135A">
      <w:pPr>
        <w:pStyle w:val="PargrafodaLista"/>
        <w:spacing w:before="30" w:after="30" w:line="360" w:lineRule="auto"/>
        <w:ind w:left="502"/>
        <w:rPr>
          <w:ins w:id="229" w:author="Mayke Silva" w:date="2023-06-23T00:53:00Z"/>
          <w:rFonts w:ascii="Arial" w:hAnsi="Arial" w:cs="Arial"/>
          <w:sz w:val="24"/>
          <w:szCs w:val="24"/>
        </w:rPr>
      </w:pPr>
    </w:p>
    <w:p w14:paraId="6130ED88" w14:textId="77777777" w:rsidR="004350EA" w:rsidRDefault="00A8135A" w:rsidP="00A8135A">
      <w:pPr>
        <w:pStyle w:val="PargrafodaLista"/>
        <w:spacing w:before="30" w:after="30" w:line="360" w:lineRule="auto"/>
        <w:ind w:left="502"/>
        <w:rPr>
          <w:ins w:id="230" w:author="Mayke Silva" w:date="2023-06-23T00:53:00Z"/>
          <w:rFonts w:ascii="Arial" w:hAnsi="Arial" w:cs="Arial"/>
          <w:sz w:val="24"/>
          <w:szCs w:val="24"/>
        </w:rPr>
      </w:pPr>
      <w:proofErr w:type="spellStart"/>
      <w:ins w:id="231" w:author="Mayke Silva" w:date="2023-06-23T00:53:00Z">
        <w:r w:rsidRPr="00A8135A">
          <w:rPr>
            <w:rFonts w:ascii="Arial" w:hAnsi="Arial" w:cs="Arial"/>
            <w:sz w:val="24"/>
            <w:szCs w:val="24"/>
            <w:lang w:val="en-US"/>
            <w:rPrChange w:id="232" w:author="Mayke Silva" w:date="2023-06-23T00:53:00Z">
              <w:rPr>
                <w:rFonts w:ascii="Arial" w:hAnsi="Arial" w:cs="Arial"/>
                <w:sz w:val="24"/>
                <w:szCs w:val="24"/>
              </w:rPr>
            </w:rPrChange>
          </w:rPr>
          <w:t>Pressione</w:t>
        </w:r>
        <w:proofErr w:type="spellEnd"/>
        <w:r w:rsidRPr="00A8135A">
          <w:rPr>
            <w:rFonts w:ascii="Arial" w:hAnsi="Arial" w:cs="Arial"/>
            <w:sz w:val="24"/>
            <w:szCs w:val="24"/>
            <w:lang w:val="en-US"/>
            <w:rPrChange w:id="233" w:author="Mayke Silva" w:date="2023-06-23T00:53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Ctrl + Shift + P (</w:t>
        </w:r>
        <w:proofErr w:type="spellStart"/>
        <w:r w:rsidRPr="00A8135A">
          <w:rPr>
            <w:rFonts w:ascii="Arial" w:hAnsi="Arial" w:cs="Arial"/>
            <w:sz w:val="24"/>
            <w:szCs w:val="24"/>
            <w:lang w:val="en-US"/>
            <w:rPrChange w:id="234" w:author="Mayke Silva" w:date="2023-06-23T00:53:00Z">
              <w:rPr>
                <w:rFonts w:ascii="Arial" w:hAnsi="Arial" w:cs="Arial"/>
                <w:sz w:val="24"/>
                <w:szCs w:val="24"/>
              </w:rPr>
            </w:rPrChange>
          </w:rPr>
          <w:t>Cmd</w:t>
        </w:r>
        <w:proofErr w:type="spellEnd"/>
        <w:r w:rsidRPr="00A8135A">
          <w:rPr>
            <w:rFonts w:ascii="Arial" w:hAnsi="Arial" w:cs="Arial"/>
            <w:sz w:val="24"/>
            <w:szCs w:val="24"/>
            <w:lang w:val="en-US"/>
            <w:rPrChange w:id="235" w:author="Mayke Silva" w:date="2023-06-23T00:53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+ Shift + P no Mac) </w:t>
        </w:r>
        <w:proofErr w:type="spellStart"/>
        <w:r w:rsidRPr="00A8135A">
          <w:rPr>
            <w:rFonts w:ascii="Arial" w:hAnsi="Arial" w:cs="Arial"/>
            <w:sz w:val="24"/>
            <w:szCs w:val="24"/>
            <w:lang w:val="en-US"/>
            <w:rPrChange w:id="236" w:author="Mayke Silva" w:date="2023-06-23T00:53:00Z">
              <w:rPr>
                <w:rFonts w:ascii="Arial" w:hAnsi="Arial" w:cs="Arial"/>
                <w:sz w:val="24"/>
                <w:szCs w:val="24"/>
              </w:rPr>
            </w:rPrChange>
          </w:rPr>
          <w:t>ou</w:t>
        </w:r>
        <w:proofErr w:type="spellEnd"/>
        <w:r w:rsidRPr="00A8135A">
          <w:rPr>
            <w:rFonts w:ascii="Arial" w:hAnsi="Arial" w:cs="Arial"/>
            <w:sz w:val="24"/>
            <w:szCs w:val="24"/>
            <w:lang w:val="en-US"/>
            <w:rPrChange w:id="237" w:author="Mayke Silva" w:date="2023-06-23T00:53:00Z">
              <w:rPr>
                <w:rFonts w:ascii="Arial" w:hAnsi="Arial" w:cs="Arial"/>
                <w:sz w:val="24"/>
                <w:szCs w:val="24"/>
              </w:rPr>
            </w:rPrChange>
          </w:rPr>
          <w:t xml:space="preserve"> F1. </w:t>
        </w:r>
        <w:r w:rsidRPr="00A8135A">
          <w:rPr>
            <w:rFonts w:ascii="Arial" w:hAnsi="Arial" w:cs="Arial"/>
            <w:sz w:val="24"/>
            <w:szCs w:val="24"/>
          </w:rPr>
          <w:t xml:space="preserve">Isso vai abrir um campo onde você pode procurar pelo comando que quer realizar. </w:t>
        </w:r>
      </w:ins>
    </w:p>
    <w:p w14:paraId="24743D93" w14:textId="77777777" w:rsidR="004350EA" w:rsidRDefault="004350EA" w:rsidP="00A8135A">
      <w:pPr>
        <w:pStyle w:val="PargrafodaLista"/>
        <w:spacing w:before="30" w:after="30" w:line="360" w:lineRule="auto"/>
        <w:ind w:left="502"/>
        <w:rPr>
          <w:ins w:id="238" w:author="Mayke Silva" w:date="2023-06-23T00:53:00Z"/>
          <w:rFonts w:ascii="Arial" w:hAnsi="Arial" w:cs="Arial"/>
          <w:sz w:val="24"/>
          <w:szCs w:val="24"/>
        </w:rPr>
      </w:pPr>
    </w:p>
    <w:p w14:paraId="47E12F41" w14:textId="664C741F" w:rsidR="00A8135A" w:rsidRDefault="00A8135A" w:rsidP="00A8135A">
      <w:pPr>
        <w:pStyle w:val="PargrafodaLista"/>
        <w:spacing w:before="30" w:after="30" w:line="360" w:lineRule="auto"/>
        <w:ind w:left="502"/>
        <w:rPr>
          <w:ins w:id="239" w:author="Mayke Silva" w:date="2023-06-23T00:54:00Z"/>
          <w:rFonts w:ascii="Arial" w:hAnsi="Arial" w:cs="Arial"/>
          <w:sz w:val="24"/>
          <w:szCs w:val="24"/>
        </w:rPr>
      </w:pPr>
      <w:ins w:id="240" w:author="Mayke Silva" w:date="2023-06-23T00:53:00Z">
        <w:r w:rsidRPr="00A8135A">
          <w:rPr>
            <w:rFonts w:ascii="Arial" w:hAnsi="Arial" w:cs="Arial"/>
            <w:sz w:val="24"/>
            <w:szCs w:val="24"/>
          </w:rPr>
          <w:t xml:space="preserve">Além de permitir executar rapidamente QUALQUER coisa (desde o simples copiar e colar até funções mais complexas), caso essa funcionalidade tenha um atalho, este será exibido. Assim, você poderá executar qualquer comando sem saber seu atalho e vai </w:t>
        </w:r>
        <w:proofErr w:type="gramStart"/>
        <w:r w:rsidRPr="00A8135A">
          <w:rPr>
            <w:rFonts w:ascii="Arial" w:hAnsi="Arial" w:cs="Arial"/>
            <w:sz w:val="24"/>
            <w:szCs w:val="24"/>
          </w:rPr>
          <w:t>aprendendo eles</w:t>
        </w:r>
        <w:proofErr w:type="gramEnd"/>
        <w:r w:rsidRPr="00A8135A">
          <w:rPr>
            <w:rFonts w:ascii="Arial" w:hAnsi="Arial" w:cs="Arial"/>
            <w:sz w:val="24"/>
            <w:szCs w:val="24"/>
          </w:rPr>
          <w:t xml:space="preserve"> aos poucos.</w:t>
        </w:r>
      </w:ins>
      <w:ins w:id="241" w:author="Mayke Silva" w:date="2023-06-23T00:54:00Z">
        <w:r w:rsidR="004350EA">
          <w:rPr>
            <w:rFonts w:ascii="Arial" w:hAnsi="Arial" w:cs="Arial"/>
            <w:sz w:val="24"/>
            <w:szCs w:val="24"/>
          </w:rPr>
          <w:t>”</w:t>
        </w:r>
      </w:ins>
    </w:p>
    <w:p w14:paraId="3B98919C" w14:textId="77777777" w:rsidR="004350EA" w:rsidRDefault="004350EA" w:rsidP="00A8135A">
      <w:pPr>
        <w:pStyle w:val="PargrafodaLista"/>
        <w:spacing w:before="30" w:after="30" w:line="360" w:lineRule="auto"/>
        <w:ind w:left="502"/>
        <w:rPr>
          <w:ins w:id="242" w:author="Mayke Silva" w:date="2023-06-23T00:54:00Z"/>
          <w:rFonts w:ascii="Arial" w:hAnsi="Arial" w:cs="Arial"/>
          <w:sz w:val="24"/>
          <w:szCs w:val="24"/>
        </w:rPr>
      </w:pPr>
    </w:p>
    <w:p w14:paraId="64745738" w14:textId="77777777" w:rsidR="004350EA" w:rsidRDefault="004350EA" w:rsidP="00A8135A">
      <w:pPr>
        <w:pStyle w:val="PargrafodaLista"/>
        <w:spacing w:before="30" w:after="30" w:line="360" w:lineRule="auto"/>
        <w:ind w:left="502"/>
        <w:rPr>
          <w:ins w:id="243" w:author="Mayke Silva" w:date="2023-06-23T00:54:00Z"/>
          <w:rFonts w:ascii="Arial" w:hAnsi="Arial" w:cs="Arial"/>
          <w:sz w:val="24"/>
          <w:szCs w:val="24"/>
        </w:rPr>
      </w:pPr>
      <w:ins w:id="244" w:author="Mayke Silva" w:date="2023-06-23T00:54:00Z">
        <w:r>
          <w:rPr>
            <w:rFonts w:ascii="Arial" w:hAnsi="Arial" w:cs="Arial"/>
            <w:sz w:val="24"/>
            <w:szCs w:val="24"/>
          </w:rPr>
          <w:t>“</w:t>
        </w:r>
        <w:r w:rsidRPr="004350EA">
          <w:rPr>
            <w:rFonts w:ascii="Arial" w:hAnsi="Arial" w:cs="Arial"/>
            <w:b/>
            <w:bCs/>
            <w:sz w:val="24"/>
            <w:szCs w:val="24"/>
            <w:rPrChange w:id="245" w:author="Mayke Silva" w:date="2023-06-23T00:54:00Z">
              <w:rPr>
                <w:rFonts w:ascii="Arial" w:hAnsi="Arial" w:cs="Arial"/>
                <w:sz w:val="24"/>
                <w:szCs w:val="24"/>
              </w:rPr>
            </w:rPrChange>
          </w:rPr>
          <w:t xml:space="preserve">Por que usar o VS </w:t>
        </w:r>
        <w:proofErr w:type="spellStart"/>
        <w:r w:rsidRPr="004350EA">
          <w:rPr>
            <w:rFonts w:ascii="Arial" w:hAnsi="Arial" w:cs="Arial"/>
            <w:b/>
            <w:bCs/>
            <w:sz w:val="24"/>
            <w:szCs w:val="24"/>
            <w:rPrChange w:id="246" w:author="Mayke Silva" w:date="2023-06-23T00:54:00Z">
              <w:rPr>
                <w:rFonts w:ascii="Arial" w:hAnsi="Arial" w:cs="Arial"/>
                <w:sz w:val="24"/>
                <w:szCs w:val="24"/>
              </w:rPr>
            </w:rPrChange>
          </w:rPr>
          <w:t>Code</w:t>
        </w:r>
        <w:proofErr w:type="spellEnd"/>
        <w:r w:rsidRPr="004350EA">
          <w:rPr>
            <w:rFonts w:ascii="Arial" w:hAnsi="Arial" w:cs="Arial"/>
            <w:b/>
            <w:bCs/>
            <w:sz w:val="24"/>
            <w:szCs w:val="24"/>
            <w:rPrChange w:id="247" w:author="Mayke Silva" w:date="2023-06-23T00:54:00Z">
              <w:rPr>
                <w:rFonts w:ascii="Arial" w:hAnsi="Arial" w:cs="Arial"/>
                <w:sz w:val="24"/>
                <w:szCs w:val="24"/>
              </w:rPr>
            </w:rPrChange>
          </w:rPr>
          <w:t>?</w:t>
        </w:r>
        <w:r w:rsidRPr="004350EA">
          <w:rPr>
            <w:rFonts w:ascii="Arial" w:hAnsi="Arial" w:cs="Arial"/>
            <w:sz w:val="24"/>
            <w:szCs w:val="24"/>
          </w:rPr>
          <w:t xml:space="preserve"> </w:t>
        </w:r>
      </w:ins>
    </w:p>
    <w:p w14:paraId="40EDD70C" w14:textId="77777777" w:rsidR="004350EA" w:rsidRDefault="004350EA">
      <w:pPr>
        <w:pStyle w:val="PargrafodaLista"/>
        <w:numPr>
          <w:ilvl w:val="0"/>
          <w:numId w:val="3"/>
        </w:numPr>
        <w:spacing w:before="30" w:after="30" w:line="360" w:lineRule="auto"/>
        <w:rPr>
          <w:ins w:id="248" w:author="Mayke Silva" w:date="2023-06-23T00:54:00Z"/>
          <w:rFonts w:ascii="Arial" w:hAnsi="Arial" w:cs="Arial"/>
          <w:sz w:val="24"/>
          <w:szCs w:val="24"/>
        </w:rPr>
        <w:pPrChange w:id="249" w:author="Mayke Silva" w:date="2023-06-23T00:54:00Z">
          <w:pPr>
            <w:pStyle w:val="PargrafodaLista"/>
            <w:spacing w:before="30" w:after="30" w:line="360" w:lineRule="auto"/>
            <w:ind w:left="502"/>
          </w:pPr>
        </w:pPrChange>
      </w:pPr>
      <w:ins w:id="250" w:author="Mayke Silva" w:date="2023-06-23T00:54:00Z">
        <w:r w:rsidRPr="004350EA">
          <w:rPr>
            <w:rFonts w:ascii="Arial" w:hAnsi="Arial" w:cs="Arial"/>
            <w:sz w:val="24"/>
            <w:szCs w:val="24"/>
          </w:rPr>
          <w:t xml:space="preserve">Ferramenta simples; </w:t>
        </w:r>
      </w:ins>
    </w:p>
    <w:p w14:paraId="6E45A552" w14:textId="77777777" w:rsidR="004350EA" w:rsidRDefault="004350EA">
      <w:pPr>
        <w:pStyle w:val="PargrafodaLista"/>
        <w:numPr>
          <w:ilvl w:val="0"/>
          <w:numId w:val="3"/>
        </w:numPr>
        <w:spacing w:before="30" w:after="30" w:line="360" w:lineRule="auto"/>
        <w:rPr>
          <w:ins w:id="251" w:author="Mayke Silva" w:date="2023-06-23T00:54:00Z"/>
          <w:rFonts w:ascii="Arial" w:hAnsi="Arial" w:cs="Arial"/>
          <w:sz w:val="24"/>
          <w:szCs w:val="24"/>
        </w:rPr>
        <w:pPrChange w:id="252" w:author="Mayke Silva" w:date="2023-06-23T00:54:00Z">
          <w:pPr>
            <w:pStyle w:val="PargrafodaLista"/>
            <w:spacing w:before="30" w:after="30" w:line="360" w:lineRule="auto"/>
            <w:ind w:left="502"/>
          </w:pPr>
        </w:pPrChange>
      </w:pPr>
      <w:ins w:id="253" w:author="Mayke Silva" w:date="2023-06-23T00:54:00Z">
        <w:r w:rsidRPr="004350EA">
          <w:rPr>
            <w:rFonts w:ascii="Arial" w:hAnsi="Arial" w:cs="Arial"/>
            <w:sz w:val="24"/>
            <w:szCs w:val="24"/>
          </w:rPr>
          <w:lastRenderedPageBreak/>
          <w:t xml:space="preserve">Código aberto; </w:t>
        </w:r>
      </w:ins>
    </w:p>
    <w:p w14:paraId="3579EE34" w14:textId="77777777" w:rsidR="004350EA" w:rsidRDefault="004350EA">
      <w:pPr>
        <w:pStyle w:val="PargrafodaLista"/>
        <w:numPr>
          <w:ilvl w:val="0"/>
          <w:numId w:val="3"/>
        </w:numPr>
        <w:spacing w:before="30" w:after="30" w:line="360" w:lineRule="auto"/>
        <w:rPr>
          <w:ins w:id="254" w:author="Mayke Silva" w:date="2023-06-23T00:54:00Z"/>
          <w:rFonts w:ascii="Arial" w:hAnsi="Arial" w:cs="Arial"/>
          <w:sz w:val="24"/>
          <w:szCs w:val="24"/>
        </w:rPr>
        <w:pPrChange w:id="255" w:author="Mayke Silva" w:date="2023-06-23T00:54:00Z">
          <w:pPr>
            <w:pStyle w:val="PargrafodaLista"/>
            <w:spacing w:before="30" w:after="30" w:line="360" w:lineRule="auto"/>
            <w:ind w:left="502"/>
          </w:pPr>
        </w:pPrChange>
      </w:pPr>
      <w:ins w:id="256" w:author="Mayke Silva" w:date="2023-06-23T00:54:00Z">
        <w:r w:rsidRPr="004350EA">
          <w:rPr>
            <w:rFonts w:ascii="Arial" w:hAnsi="Arial" w:cs="Arial"/>
            <w:sz w:val="24"/>
            <w:szCs w:val="24"/>
          </w:rPr>
          <w:t xml:space="preserve">Arquitetura bem planejada; </w:t>
        </w:r>
      </w:ins>
    </w:p>
    <w:p w14:paraId="3B6F99AE" w14:textId="77777777" w:rsidR="004350EA" w:rsidRDefault="004350EA">
      <w:pPr>
        <w:pStyle w:val="PargrafodaLista"/>
        <w:numPr>
          <w:ilvl w:val="0"/>
          <w:numId w:val="3"/>
        </w:numPr>
        <w:spacing w:before="30" w:after="30" w:line="360" w:lineRule="auto"/>
        <w:rPr>
          <w:ins w:id="257" w:author="Mayke Silva" w:date="2023-06-23T00:54:00Z"/>
          <w:rFonts w:ascii="Arial" w:hAnsi="Arial" w:cs="Arial"/>
          <w:sz w:val="24"/>
          <w:szCs w:val="24"/>
        </w:rPr>
        <w:pPrChange w:id="258" w:author="Mayke Silva" w:date="2023-06-23T00:54:00Z">
          <w:pPr>
            <w:pStyle w:val="PargrafodaLista"/>
            <w:spacing w:before="30" w:after="30" w:line="360" w:lineRule="auto"/>
            <w:ind w:left="502"/>
          </w:pPr>
        </w:pPrChange>
      </w:pPr>
      <w:ins w:id="259" w:author="Mayke Silva" w:date="2023-06-23T00:54:00Z">
        <w:r w:rsidRPr="004350EA">
          <w:rPr>
            <w:rFonts w:ascii="Arial" w:hAnsi="Arial" w:cs="Arial"/>
            <w:sz w:val="24"/>
            <w:szCs w:val="24"/>
          </w:rPr>
          <w:t xml:space="preserve">Possibilidade de customização; </w:t>
        </w:r>
      </w:ins>
    </w:p>
    <w:p w14:paraId="7D082E17" w14:textId="77777777" w:rsidR="004350EA" w:rsidRDefault="004350EA">
      <w:pPr>
        <w:pStyle w:val="PargrafodaLista"/>
        <w:numPr>
          <w:ilvl w:val="0"/>
          <w:numId w:val="3"/>
        </w:numPr>
        <w:spacing w:before="30" w:after="30" w:line="360" w:lineRule="auto"/>
        <w:rPr>
          <w:ins w:id="260" w:author="Mayke Silva" w:date="2023-06-23T00:54:00Z"/>
          <w:rFonts w:ascii="Arial" w:hAnsi="Arial" w:cs="Arial"/>
          <w:sz w:val="24"/>
          <w:szCs w:val="24"/>
        </w:rPr>
        <w:pPrChange w:id="261" w:author="Mayke Silva" w:date="2023-06-23T00:54:00Z">
          <w:pPr>
            <w:pStyle w:val="PargrafodaLista"/>
            <w:spacing w:before="30" w:after="30" w:line="360" w:lineRule="auto"/>
            <w:ind w:left="502"/>
          </w:pPr>
        </w:pPrChange>
      </w:pPr>
      <w:ins w:id="262" w:author="Mayke Silva" w:date="2023-06-23T00:54:00Z">
        <w:r w:rsidRPr="004350EA">
          <w:rPr>
            <w:rFonts w:ascii="Arial" w:hAnsi="Arial" w:cs="Arial"/>
            <w:sz w:val="24"/>
            <w:szCs w:val="24"/>
          </w:rPr>
          <w:t xml:space="preserve">Várias funcionalidades e atalhos; </w:t>
        </w:r>
      </w:ins>
    </w:p>
    <w:p w14:paraId="67CE4D0C" w14:textId="77777777" w:rsidR="004350EA" w:rsidRDefault="004350EA">
      <w:pPr>
        <w:pStyle w:val="PargrafodaLista"/>
        <w:numPr>
          <w:ilvl w:val="0"/>
          <w:numId w:val="3"/>
        </w:numPr>
        <w:spacing w:before="30" w:after="30" w:line="360" w:lineRule="auto"/>
        <w:rPr>
          <w:ins w:id="263" w:author="Mayke Silva" w:date="2023-06-23T00:54:00Z"/>
          <w:rFonts w:ascii="Arial" w:hAnsi="Arial" w:cs="Arial"/>
          <w:sz w:val="24"/>
          <w:szCs w:val="24"/>
        </w:rPr>
        <w:pPrChange w:id="264" w:author="Mayke Silva" w:date="2023-06-23T00:54:00Z">
          <w:pPr>
            <w:pStyle w:val="PargrafodaLista"/>
            <w:spacing w:before="30" w:after="30" w:line="360" w:lineRule="auto"/>
            <w:ind w:left="502"/>
          </w:pPr>
        </w:pPrChange>
      </w:pPr>
      <w:ins w:id="265" w:author="Mayke Silva" w:date="2023-06-23T00:54:00Z">
        <w:r w:rsidRPr="004350EA">
          <w:rPr>
            <w:rFonts w:ascii="Arial" w:hAnsi="Arial" w:cs="Arial"/>
            <w:sz w:val="24"/>
            <w:szCs w:val="24"/>
          </w:rPr>
          <w:t xml:space="preserve">Rica loja de extensões; </w:t>
        </w:r>
      </w:ins>
    </w:p>
    <w:p w14:paraId="11C4D2F8" w14:textId="77777777" w:rsidR="004350EA" w:rsidRDefault="004350EA">
      <w:pPr>
        <w:pStyle w:val="PargrafodaLista"/>
        <w:numPr>
          <w:ilvl w:val="0"/>
          <w:numId w:val="3"/>
        </w:numPr>
        <w:spacing w:before="30" w:after="30" w:line="360" w:lineRule="auto"/>
        <w:rPr>
          <w:ins w:id="266" w:author="Mayke Silva" w:date="2023-06-23T00:54:00Z"/>
          <w:rFonts w:ascii="Arial" w:hAnsi="Arial" w:cs="Arial"/>
          <w:sz w:val="24"/>
          <w:szCs w:val="24"/>
        </w:rPr>
        <w:pPrChange w:id="267" w:author="Mayke Silva" w:date="2023-06-23T00:54:00Z">
          <w:pPr>
            <w:pStyle w:val="PargrafodaLista"/>
            <w:spacing w:before="30" w:after="30" w:line="360" w:lineRule="auto"/>
            <w:ind w:left="502"/>
          </w:pPr>
        </w:pPrChange>
      </w:pPr>
      <w:ins w:id="268" w:author="Mayke Silva" w:date="2023-06-23T00:54:00Z">
        <w:r w:rsidRPr="004350EA">
          <w:rPr>
            <w:rFonts w:ascii="Arial" w:hAnsi="Arial" w:cs="Arial"/>
            <w:sz w:val="24"/>
            <w:szCs w:val="24"/>
          </w:rPr>
          <w:t xml:space="preserve">Facilidade em criar e publicar extensões (escritas em </w:t>
        </w:r>
        <w:proofErr w:type="spellStart"/>
        <w:r w:rsidRPr="004350EA">
          <w:rPr>
            <w:rFonts w:ascii="Arial" w:hAnsi="Arial" w:cs="Arial"/>
            <w:sz w:val="24"/>
            <w:szCs w:val="24"/>
          </w:rPr>
          <w:t>JavaScript</w:t>
        </w:r>
        <w:proofErr w:type="spellEnd"/>
        <w:r w:rsidRPr="004350EA">
          <w:rPr>
            <w:rFonts w:ascii="Arial" w:hAnsi="Arial" w:cs="Arial"/>
            <w:sz w:val="24"/>
            <w:szCs w:val="24"/>
          </w:rPr>
          <w:t xml:space="preserve"> ou </w:t>
        </w:r>
        <w:proofErr w:type="spellStart"/>
        <w:r w:rsidRPr="004350EA">
          <w:rPr>
            <w:rFonts w:ascii="Arial" w:hAnsi="Arial" w:cs="Arial"/>
            <w:sz w:val="24"/>
            <w:szCs w:val="24"/>
          </w:rPr>
          <w:t>TypeScript</w:t>
        </w:r>
        <w:proofErr w:type="spellEnd"/>
        <w:r w:rsidRPr="004350EA">
          <w:rPr>
            <w:rFonts w:ascii="Arial" w:hAnsi="Arial" w:cs="Arial"/>
            <w:sz w:val="24"/>
            <w:szCs w:val="24"/>
          </w:rPr>
          <w:t xml:space="preserve">); </w:t>
        </w:r>
      </w:ins>
    </w:p>
    <w:p w14:paraId="017C05DB" w14:textId="77777777" w:rsidR="004350EA" w:rsidRDefault="004350EA" w:rsidP="00A8135A">
      <w:pPr>
        <w:pStyle w:val="PargrafodaLista"/>
        <w:spacing w:before="30" w:after="30" w:line="360" w:lineRule="auto"/>
        <w:ind w:left="502"/>
        <w:rPr>
          <w:ins w:id="269" w:author="Mayke Silva" w:date="2023-06-23T00:54:00Z"/>
          <w:rFonts w:ascii="Arial" w:hAnsi="Arial" w:cs="Arial"/>
          <w:sz w:val="24"/>
          <w:szCs w:val="24"/>
        </w:rPr>
      </w:pPr>
    </w:p>
    <w:p w14:paraId="5EF44350" w14:textId="38B0ED73" w:rsidR="004350EA" w:rsidRDefault="004350EA" w:rsidP="00A8135A">
      <w:pPr>
        <w:pStyle w:val="PargrafodaLista"/>
        <w:spacing w:before="30" w:after="30" w:line="360" w:lineRule="auto"/>
        <w:ind w:left="502"/>
        <w:rPr>
          <w:ins w:id="270" w:author="Mayke Silva" w:date="2023-06-23T00:55:00Z"/>
          <w:rFonts w:ascii="Arial" w:hAnsi="Arial" w:cs="Arial"/>
          <w:sz w:val="24"/>
          <w:szCs w:val="24"/>
        </w:rPr>
      </w:pPr>
      <w:ins w:id="271" w:author="Mayke Silva" w:date="2023-06-23T00:54:00Z">
        <w:r w:rsidRPr="004350EA">
          <w:rPr>
            <w:rFonts w:ascii="Arial" w:hAnsi="Arial" w:cs="Arial"/>
            <w:sz w:val="24"/>
            <w:szCs w:val="24"/>
          </w:rPr>
          <w:t xml:space="preserve">Essas são algumas das razões que tornou o VS </w:t>
        </w:r>
        <w:proofErr w:type="spellStart"/>
        <w:r w:rsidRPr="004350EA">
          <w:rPr>
            <w:rFonts w:ascii="Arial" w:hAnsi="Arial" w:cs="Arial"/>
            <w:sz w:val="24"/>
            <w:szCs w:val="24"/>
          </w:rPr>
          <w:t>Code</w:t>
        </w:r>
        <w:proofErr w:type="spellEnd"/>
        <w:r w:rsidRPr="004350EA">
          <w:rPr>
            <w:rFonts w:ascii="Arial" w:hAnsi="Arial" w:cs="Arial"/>
            <w:sz w:val="24"/>
            <w:szCs w:val="24"/>
          </w:rPr>
          <w:t xml:space="preserve"> no editor de código mais usado e querido pelos programadores das mais diversas linguagens de programação.</w:t>
        </w:r>
      </w:ins>
      <w:ins w:id="272" w:author="Mayke Silva" w:date="2023-06-23T00:55:00Z">
        <w:r>
          <w:rPr>
            <w:rFonts w:ascii="Arial" w:hAnsi="Arial" w:cs="Arial"/>
            <w:sz w:val="24"/>
            <w:szCs w:val="24"/>
          </w:rPr>
          <w:t>”</w:t>
        </w:r>
      </w:ins>
    </w:p>
    <w:p w14:paraId="5F3AEB16" w14:textId="77777777" w:rsidR="004350EA" w:rsidRDefault="004350EA" w:rsidP="00A8135A">
      <w:pPr>
        <w:pStyle w:val="PargrafodaLista"/>
        <w:spacing w:before="30" w:after="30" w:line="360" w:lineRule="auto"/>
        <w:ind w:left="502"/>
        <w:rPr>
          <w:ins w:id="273" w:author="Mayke Silva" w:date="2023-06-23T00:55:00Z"/>
          <w:rFonts w:ascii="Arial" w:hAnsi="Arial" w:cs="Arial"/>
          <w:sz w:val="24"/>
          <w:szCs w:val="24"/>
        </w:rPr>
      </w:pPr>
    </w:p>
    <w:p w14:paraId="0C95B0E3" w14:textId="6C2F3961" w:rsidR="00A8135A" w:rsidRDefault="00A8135A" w:rsidP="002570DD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ins w:id="274" w:author="Mayke Silva" w:date="2023-06-23T00:45:00Z">
        <w:r>
          <w:rPr>
            <w:rFonts w:ascii="Arial" w:hAnsi="Arial" w:cs="Arial"/>
            <w:b/>
            <w:bCs/>
            <w:sz w:val="24"/>
            <w:szCs w:val="24"/>
          </w:rPr>
          <w:t>3.2.</w:t>
        </w:r>
        <w:r>
          <w:rPr>
            <w:rFonts w:ascii="Arial" w:hAnsi="Arial" w:cs="Arial"/>
            <w:sz w:val="24"/>
            <w:szCs w:val="24"/>
          </w:rPr>
          <w:t xml:space="preserve"> HTML:</w:t>
        </w:r>
      </w:ins>
    </w:p>
    <w:p w14:paraId="50A91C68" w14:textId="08BBDE03" w:rsidR="00054EEE" w:rsidRDefault="00C2279C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ins w:id="275" w:author="Mayke Silva" w:date="2023-06-23T02:46:00Z">
        <w:r>
          <w:rPr>
            <w:rFonts w:ascii="Arial" w:hAnsi="Arial" w:cs="Arial"/>
            <w:sz w:val="24"/>
            <w:szCs w:val="24"/>
          </w:rPr>
          <w:t>[</w:t>
        </w:r>
        <w:proofErr w:type="gramStart"/>
        <w:r>
          <w:rPr>
            <w:rFonts w:ascii="Arial" w:hAnsi="Arial" w:cs="Arial"/>
            <w:sz w:val="24"/>
            <w:szCs w:val="24"/>
          </w:rPr>
          <w:t>4]</w:t>
        </w:r>
      </w:ins>
      <w:r w:rsidR="00054EEE">
        <w:rPr>
          <w:rFonts w:ascii="Arial" w:hAnsi="Arial" w:cs="Arial"/>
          <w:sz w:val="24"/>
          <w:szCs w:val="24"/>
        </w:rPr>
        <w:t>“</w:t>
      </w:r>
      <w:proofErr w:type="gramEnd"/>
      <w:r w:rsidR="00054EEE" w:rsidRPr="00054EEE">
        <w:rPr>
          <w:rFonts w:ascii="Arial" w:hAnsi="Arial" w:cs="Arial"/>
          <w:sz w:val="24"/>
          <w:szCs w:val="24"/>
        </w:rPr>
        <w:t xml:space="preserve">HTML é a sigla para </w:t>
      </w:r>
      <w:proofErr w:type="spellStart"/>
      <w:r w:rsidR="00054EEE" w:rsidRPr="00054EEE">
        <w:rPr>
          <w:rFonts w:ascii="Arial" w:hAnsi="Arial" w:cs="Arial"/>
          <w:sz w:val="24"/>
          <w:szCs w:val="24"/>
        </w:rPr>
        <w:t>HyperText</w:t>
      </w:r>
      <w:proofErr w:type="spellEnd"/>
      <w:r w:rsidR="00054EEE" w:rsidRPr="00054EEE">
        <w:rPr>
          <w:rFonts w:ascii="Arial" w:hAnsi="Arial" w:cs="Arial"/>
          <w:sz w:val="24"/>
          <w:szCs w:val="24"/>
        </w:rPr>
        <w:t xml:space="preserve"> Markup </w:t>
      </w:r>
      <w:proofErr w:type="spellStart"/>
      <w:r w:rsidR="00054EEE" w:rsidRPr="00054EEE">
        <w:rPr>
          <w:rFonts w:ascii="Arial" w:hAnsi="Arial" w:cs="Arial"/>
          <w:sz w:val="24"/>
          <w:szCs w:val="24"/>
        </w:rPr>
        <w:t>Language</w:t>
      </w:r>
      <w:proofErr w:type="spellEnd"/>
      <w:r w:rsidR="00054EEE" w:rsidRPr="00054EEE">
        <w:rPr>
          <w:rFonts w:ascii="Arial" w:hAnsi="Arial" w:cs="Arial"/>
          <w:sz w:val="24"/>
          <w:szCs w:val="24"/>
        </w:rPr>
        <w:t xml:space="preserve"> (Linguagem de Marcação de Hipertexto, em inglês). Foi criado na década de 1990 pelo físico britânico Tim Berners-Lee, considerado o “pai da web”, para auxiliar na formatação dos documentos de pesquisas compartilhados entre ele e seus colegas. </w:t>
      </w:r>
    </w:p>
    <w:p w14:paraId="3DE6A397" w14:textId="77777777" w:rsidR="00BE527E" w:rsidRDefault="00BE527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5EA42DAB" w14:textId="0B2FA557" w:rsidR="00054EEE" w:rsidRDefault="00054EE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054EEE">
        <w:rPr>
          <w:rFonts w:ascii="Arial" w:hAnsi="Arial" w:cs="Arial"/>
          <w:sz w:val="24"/>
          <w:szCs w:val="24"/>
        </w:rPr>
        <w:t xml:space="preserve">Com o desenvolvimento dos navegadores e a popularização da internet, o HTML passou a ser utilizado na criação de sites, tornando-se um dos pilares da “World </w:t>
      </w:r>
      <w:proofErr w:type="spellStart"/>
      <w:r w:rsidRPr="00054EEE">
        <w:rPr>
          <w:rFonts w:ascii="Arial" w:hAnsi="Arial" w:cs="Arial"/>
          <w:sz w:val="24"/>
          <w:szCs w:val="24"/>
        </w:rPr>
        <w:t>Wide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Web”. Atualmente, a tecnologia evoluiu e é utilizada em conjunto com outras ferramentas, como o CSS e o </w:t>
      </w:r>
      <w:proofErr w:type="spellStart"/>
      <w:r w:rsidRPr="00054EEE">
        <w:rPr>
          <w:rFonts w:ascii="Arial" w:hAnsi="Arial" w:cs="Arial"/>
          <w:sz w:val="24"/>
          <w:szCs w:val="24"/>
        </w:rPr>
        <w:t>JavaScript</w:t>
      </w:r>
      <w:proofErr w:type="spellEnd"/>
      <w:r w:rsidRPr="00054EEE">
        <w:rPr>
          <w:rFonts w:ascii="Arial" w:hAnsi="Arial" w:cs="Arial"/>
          <w:sz w:val="24"/>
          <w:szCs w:val="24"/>
        </w:rPr>
        <w:t>, no desenvolvimento de sites e aplicativos web dinâmicos.</w:t>
      </w:r>
      <w:r w:rsidR="00BE527E">
        <w:rPr>
          <w:rFonts w:ascii="Arial" w:hAnsi="Arial" w:cs="Arial"/>
          <w:sz w:val="24"/>
          <w:szCs w:val="24"/>
        </w:rPr>
        <w:t>”</w:t>
      </w:r>
    </w:p>
    <w:p w14:paraId="603F1944" w14:textId="77777777" w:rsidR="00BE527E" w:rsidRDefault="00BE527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7D5A45AB" w14:textId="77777777" w:rsidR="00BE527E" w:rsidRDefault="00BE527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4C686133" w14:textId="45B23243" w:rsidR="00BE527E" w:rsidRDefault="00BE527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>Como funciona?</w:t>
      </w:r>
    </w:p>
    <w:p w14:paraId="6D46D551" w14:textId="726FCA56" w:rsidR="00054EEE" w:rsidRDefault="00BE527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054EEE" w:rsidRPr="00054EEE">
        <w:rPr>
          <w:rFonts w:ascii="Arial" w:hAnsi="Arial" w:cs="Arial"/>
          <w:sz w:val="24"/>
          <w:szCs w:val="24"/>
        </w:rPr>
        <w:t xml:space="preserve">O HTML é uma linguagem de marcação com a qual os elementos de uma página são identificados e definidos, geralmente, por um par de marcadores conhecidos como </w:t>
      </w:r>
      <w:proofErr w:type="spellStart"/>
      <w:r w:rsidR="00054EEE" w:rsidRPr="00054EEE">
        <w:rPr>
          <w:rFonts w:ascii="Arial" w:hAnsi="Arial" w:cs="Arial"/>
          <w:sz w:val="24"/>
          <w:szCs w:val="24"/>
        </w:rPr>
        <w:t>tags</w:t>
      </w:r>
      <w:proofErr w:type="spellEnd"/>
      <w:r w:rsidR="00054EEE" w:rsidRPr="00054EEE">
        <w:rPr>
          <w:rFonts w:ascii="Arial" w:hAnsi="Arial" w:cs="Arial"/>
          <w:sz w:val="24"/>
          <w:szCs w:val="24"/>
        </w:rPr>
        <w:t xml:space="preserve">. Esses elementos podem ser desde textos e suas formatações, como parágrafos, sublinhados e links, até </w:t>
      </w:r>
      <w:proofErr w:type="spellStart"/>
      <w:r w:rsidR="00054EEE" w:rsidRPr="00054EEE">
        <w:rPr>
          <w:rFonts w:ascii="Arial" w:hAnsi="Arial" w:cs="Arial"/>
          <w:sz w:val="24"/>
          <w:szCs w:val="24"/>
        </w:rPr>
        <w:t>conteúdos</w:t>
      </w:r>
      <w:proofErr w:type="spellEnd"/>
      <w:r w:rsidR="00054EEE" w:rsidRPr="00054EEE">
        <w:rPr>
          <w:rFonts w:ascii="Arial" w:hAnsi="Arial" w:cs="Arial"/>
          <w:sz w:val="24"/>
          <w:szCs w:val="24"/>
        </w:rPr>
        <w:t xml:space="preserve"> multimídia, como imagens e vídeos. </w:t>
      </w:r>
    </w:p>
    <w:p w14:paraId="41659D6A" w14:textId="02E211FD" w:rsidR="00054EEE" w:rsidRDefault="00054EE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054EEE">
        <w:rPr>
          <w:rFonts w:ascii="Arial" w:hAnsi="Arial" w:cs="Arial"/>
          <w:sz w:val="24"/>
          <w:szCs w:val="24"/>
        </w:rPr>
        <w:lastRenderedPageBreak/>
        <w:t xml:space="preserve">As </w:t>
      </w:r>
      <w:proofErr w:type="spellStart"/>
      <w:r w:rsidRPr="00054EEE">
        <w:rPr>
          <w:rFonts w:ascii="Arial" w:hAnsi="Arial" w:cs="Arial"/>
          <w:sz w:val="24"/>
          <w:szCs w:val="24"/>
        </w:rPr>
        <w:t>tags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descrevem a estrutura semântica de uma página, ou seja, a organização de suas informações, que então é recebida, interpretada e renderizada pelo navegador.</w:t>
      </w:r>
      <w:r>
        <w:rPr>
          <w:rFonts w:ascii="Arial" w:hAnsi="Arial" w:cs="Arial"/>
          <w:sz w:val="24"/>
          <w:szCs w:val="24"/>
        </w:rPr>
        <w:t>”</w:t>
      </w:r>
    </w:p>
    <w:p w14:paraId="228F8A31" w14:textId="77777777" w:rsidR="00BE527E" w:rsidRDefault="00BE527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58675D56" w14:textId="2B882F69" w:rsidR="00054EEE" w:rsidRDefault="00054EE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054EEE">
        <w:rPr>
          <w:rFonts w:ascii="Arial" w:hAnsi="Arial" w:cs="Arial"/>
          <w:sz w:val="24"/>
          <w:szCs w:val="24"/>
        </w:rPr>
        <w:t xml:space="preserve">Alguns tipos de </w:t>
      </w:r>
      <w:proofErr w:type="spellStart"/>
      <w:r w:rsidRPr="00054EEE">
        <w:rPr>
          <w:rFonts w:ascii="Arial" w:hAnsi="Arial" w:cs="Arial"/>
          <w:sz w:val="24"/>
          <w:szCs w:val="24"/>
        </w:rPr>
        <w:t>tags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introduzem o elemento diretamente na página, como &lt;input /&gt;, para caixa de texto, enquanto outras envolvem o conteúdo e podem conter outras </w:t>
      </w:r>
      <w:proofErr w:type="spellStart"/>
      <w:r w:rsidRPr="00054EEE">
        <w:rPr>
          <w:rFonts w:ascii="Arial" w:hAnsi="Arial" w:cs="Arial"/>
          <w:sz w:val="24"/>
          <w:szCs w:val="24"/>
        </w:rPr>
        <w:t>tags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, como o &lt;li&gt; e &lt;/li&gt;, para listas. A utilização correta dos marcadores em uma página HTML é importante para o conteúdo ser identificado corretamente por mecanismos de buscas, como o Google. </w:t>
      </w:r>
    </w:p>
    <w:p w14:paraId="4EBFB4CE" w14:textId="77777777" w:rsidR="00BE527E" w:rsidRDefault="00BE527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15F8FA21" w14:textId="391AA884" w:rsidR="00054EEE" w:rsidRDefault="00054EE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054EEE">
        <w:rPr>
          <w:rFonts w:ascii="Arial" w:hAnsi="Arial" w:cs="Arial"/>
          <w:sz w:val="24"/>
          <w:szCs w:val="24"/>
        </w:rPr>
        <w:t>Os documentos HTML são arquivos de texto simples, com a extensão .</w:t>
      </w:r>
      <w:proofErr w:type="spellStart"/>
      <w:r w:rsidRPr="00054EEE">
        <w:rPr>
          <w:rFonts w:ascii="Arial" w:hAnsi="Arial" w:cs="Arial"/>
          <w:sz w:val="24"/>
          <w:szCs w:val="24"/>
        </w:rPr>
        <w:t>html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, e podem ser escritos na maioria dos editores de texto comuns, como o Bloco de Notas, do Windows. Em aplicações mais avançadas, recomenda-se a utilização de ambientes de desenvolvimento integrado, como o Visual Studio </w:t>
      </w:r>
      <w:proofErr w:type="spellStart"/>
      <w:r w:rsidRPr="00054EEE">
        <w:rPr>
          <w:rFonts w:ascii="Arial" w:hAnsi="Arial" w:cs="Arial"/>
          <w:sz w:val="24"/>
          <w:szCs w:val="24"/>
        </w:rPr>
        <w:t>Code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, que oferecem recursos que facilitam a escrita do código. </w:t>
      </w:r>
    </w:p>
    <w:p w14:paraId="15A0138C" w14:textId="77777777" w:rsidR="00BE527E" w:rsidRDefault="00BE527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31B0024D" w14:textId="7A8D310F" w:rsidR="00054EEE" w:rsidRDefault="00054EEE" w:rsidP="00054EEE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054EEE">
        <w:rPr>
          <w:rFonts w:ascii="Arial" w:hAnsi="Arial" w:cs="Arial"/>
          <w:sz w:val="24"/>
          <w:szCs w:val="24"/>
        </w:rPr>
        <w:t xml:space="preserve">As especificações do HTML são mantidas pela organização World </w:t>
      </w:r>
      <w:proofErr w:type="spellStart"/>
      <w:r w:rsidRPr="00054EEE">
        <w:rPr>
          <w:rFonts w:ascii="Arial" w:hAnsi="Arial" w:cs="Arial"/>
          <w:sz w:val="24"/>
          <w:szCs w:val="24"/>
        </w:rPr>
        <w:t>Wide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054EEE">
        <w:rPr>
          <w:rFonts w:ascii="Arial" w:hAnsi="Arial" w:cs="Arial"/>
          <w:sz w:val="24"/>
          <w:szCs w:val="24"/>
        </w:rPr>
        <w:t>Consorcium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(W3C) em parceria com a WHATWG (Web Hypertext </w:t>
      </w:r>
      <w:proofErr w:type="spellStart"/>
      <w:r w:rsidRPr="00054EEE">
        <w:rPr>
          <w:rFonts w:ascii="Arial" w:hAnsi="Arial" w:cs="Arial"/>
          <w:sz w:val="24"/>
          <w:szCs w:val="24"/>
        </w:rPr>
        <w:t>Application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Technology </w:t>
      </w:r>
      <w:proofErr w:type="spellStart"/>
      <w:r w:rsidRPr="00054EEE">
        <w:rPr>
          <w:rFonts w:ascii="Arial" w:hAnsi="Arial" w:cs="Arial"/>
          <w:sz w:val="24"/>
          <w:szCs w:val="24"/>
        </w:rPr>
        <w:t>Working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EEE">
        <w:rPr>
          <w:rFonts w:ascii="Arial" w:hAnsi="Arial" w:cs="Arial"/>
          <w:sz w:val="24"/>
          <w:szCs w:val="24"/>
        </w:rPr>
        <w:t>Group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). A linguagem também é atualizada e publicada em versões. A atual, divulgada em 2014, é o HTML 5.2, que incluiu </w:t>
      </w:r>
      <w:proofErr w:type="spellStart"/>
      <w:r w:rsidRPr="00054EEE">
        <w:rPr>
          <w:rFonts w:ascii="Arial" w:hAnsi="Arial" w:cs="Arial"/>
          <w:sz w:val="24"/>
          <w:szCs w:val="24"/>
        </w:rPr>
        <w:t>tags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com funcionamento integrado ao </w:t>
      </w:r>
      <w:proofErr w:type="spellStart"/>
      <w:r w:rsidRPr="00054EEE">
        <w:rPr>
          <w:rFonts w:ascii="Arial" w:hAnsi="Arial" w:cs="Arial"/>
          <w:sz w:val="24"/>
          <w:szCs w:val="24"/>
        </w:rPr>
        <w:t>JavaScript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e ao CSS, além da padronização de seções comuns, como cabeçalho, rodapé, etc.</w:t>
      </w:r>
      <w:r>
        <w:rPr>
          <w:rFonts w:ascii="Arial" w:hAnsi="Arial" w:cs="Arial"/>
          <w:sz w:val="24"/>
          <w:szCs w:val="24"/>
        </w:rPr>
        <w:t>”</w:t>
      </w:r>
    </w:p>
    <w:p w14:paraId="2FD5DCCF" w14:textId="77777777" w:rsidR="00BE527E" w:rsidRDefault="00BE527E" w:rsidP="00BE527E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14:paraId="6B03F8D7" w14:textId="44F7F2A1" w:rsidR="00BE527E" w:rsidRPr="00BE527E" w:rsidDel="009A0315" w:rsidRDefault="00BE527E" w:rsidP="00BE527E">
      <w:pPr>
        <w:spacing w:before="30" w:after="30" w:line="360" w:lineRule="auto"/>
        <w:rPr>
          <w:del w:id="276" w:author="Mayke Silva" w:date="2023-06-23T01:02:00Z"/>
          <w:rFonts w:ascii="Arial" w:hAnsi="Arial" w:cs="Arial"/>
          <w:sz w:val="24"/>
          <w:szCs w:val="24"/>
        </w:rPr>
      </w:pPr>
      <w:del w:id="277" w:author="Mayke Silva" w:date="2023-06-23T01:02:00Z">
        <w:r w:rsidDel="009A0315">
          <w:rPr>
            <w:rFonts w:ascii="Arial" w:hAnsi="Arial" w:cs="Arial"/>
            <w:b/>
            <w:bCs/>
            <w:sz w:val="24"/>
            <w:szCs w:val="24"/>
          </w:rPr>
          <w:delText>Fonte</w:delText>
        </w:r>
        <w:r w:rsidDel="009A0315">
          <w:rPr>
            <w:rFonts w:ascii="Arial" w:hAnsi="Arial" w:cs="Arial"/>
            <w:sz w:val="24"/>
            <w:szCs w:val="24"/>
          </w:rPr>
          <w:delText xml:space="preserve">: </w:delText>
        </w:r>
        <w:r w:rsidR="00000000" w:rsidDel="009A0315">
          <w:fldChar w:fldCharType="begin"/>
        </w:r>
        <w:r w:rsidR="00000000" w:rsidDel="009A0315">
          <w:delInstrText>HYPERLINK "https://tecnoblog.net/responde/o-que-e-html-guia-para-iniciantes/"</w:delInstrText>
        </w:r>
        <w:r w:rsidR="00000000" w:rsidDel="009A0315">
          <w:fldChar w:fldCharType="separate"/>
        </w:r>
        <w:r w:rsidRPr="00C01753" w:rsidDel="009A0315">
          <w:rPr>
            <w:rStyle w:val="Hyperlink"/>
            <w:rFonts w:ascii="Arial" w:hAnsi="Arial" w:cs="Arial"/>
            <w:sz w:val="24"/>
            <w:szCs w:val="24"/>
          </w:rPr>
          <w:delText>https://tecnoblog.net/responde/o-que-e-html-guia-para-iniciantes/</w:delText>
        </w:r>
        <w:r w:rsidR="00000000" w:rsidDel="009A0315">
          <w:rPr>
            <w:rStyle w:val="Hyperlink"/>
            <w:rFonts w:ascii="Arial" w:hAnsi="Arial" w:cs="Arial"/>
            <w:sz w:val="24"/>
            <w:szCs w:val="24"/>
          </w:rPr>
          <w:fldChar w:fldCharType="end"/>
        </w:r>
      </w:del>
    </w:p>
    <w:p w14:paraId="1442C6BD" w14:textId="10FDFBA9" w:rsidR="00BE527E" w:rsidRDefault="00BE527E" w:rsidP="00BE527E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ins w:id="278" w:author="Mayke Silva" w:date="2023-06-23T00:45:00Z">
        <w:r w:rsidR="00A8135A">
          <w:rPr>
            <w:rFonts w:ascii="Arial" w:hAnsi="Arial" w:cs="Arial"/>
            <w:b/>
            <w:bCs/>
            <w:sz w:val="24"/>
            <w:szCs w:val="24"/>
          </w:rPr>
          <w:t>3</w:t>
        </w:r>
      </w:ins>
      <w:del w:id="279" w:author="Mayke Silva" w:date="2023-06-23T00:45:00Z">
        <w:r w:rsidDel="00A8135A">
          <w:rPr>
            <w:rFonts w:ascii="Arial" w:hAnsi="Arial" w:cs="Arial"/>
            <w:b/>
            <w:bCs/>
            <w:sz w:val="24"/>
            <w:szCs w:val="24"/>
          </w:rPr>
          <w:delText>2</w:delText>
        </w:r>
      </w:del>
      <w:r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CSS:</w:t>
      </w:r>
    </w:p>
    <w:p w14:paraId="11B93FA1" w14:textId="5BA35FAE" w:rsidR="00BE527E" w:rsidRDefault="000949D1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ins w:id="280" w:author="Mayke Silva" w:date="2023-06-23T02:48:00Z">
        <w:r>
          <w:rPr>
            <w:rFonts w:ascii="Arial" w:hAnsi="Arial" w:cs="Arial"/>
            <w:sz w:val="24"/>
            <w:szCs w:val="24"/>
          </w:rPr>
          <w:t xml:space="preserve">[5] </w:t>
        </w:r>
      </w:ins>
      <w:r w:rsidR="00BE527E">
        <w:rPr>
          <w:rFonts w:ascii="Arial" w:hAnsi="Arial" w:cs="Arial"/>
          <w:sz w:val="24"/>
          <w:szCs w:val="24"/>
        </w:rPr>
        <w:t>“</w:t>
      </w:r>
      <w:r w:rsidR="00BE527E" w:rsidRPr="00BE527E">
        <w:rPr>
          <w:rFonts w:ascii="Arial" w:hAnsi="Arial" w:cs="Arial"/>
          <w:sz w:val="24"/>
          <w:szCs w:val="24"/>
        </w:rPr>
        <w:t xml:space="preserve">O CSS foi desenvolvido em meados da década de 90 para solucionar um problema criado pela expansão da própria internet. Com a popularização da rede, as páginas foram ficando cada vez mais complexas, e os recursos do HTML já não eram mais suficientes para atender às necessidades dos desenvolvedores. </w:t>
      </w:r>
    </w:p>
    <w:p w14:paraId="20E2107D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 xml:space="preserve">Sua primeira função foi a de separar os códigos de estruturação e apresentação do conteúdo, tornando-os mais simples de serem escritos e </w:t>
      </w:r>
      <w:r w:rsidRPr="00BE527E">
        <w:rPr>
          <w:rFonts w:ascii="Arial" w:hAnsi="Arial" w:cs="Arial"/>
          <w:sz w:val="24"/>
          <w:szCs w:val="24"/>
        </w:rPr>
        <w:lastRenderedPageBreak/>
        <w:t xml:space="preserve">atualizados. Dessa forma, ao invés de utilizar </w:t>
      </w:r>
      <w:proofErr w:type="spellStart"/>
      <w:r w:rsidRPr="00BE527E">
        <w:rPr>
          <w:rFonts w:ascii="Arial" w:hAnsi="Arial" w:cs="Arial"/>
          <w:sz w:val="24"/>
          <w:szCs w:val="24"/>
        </w:rPr>
        <w:t>tags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e elementos de HTML ou XML para criar cores, fontes e layout, eles passaram a ser configurados nas folhas de estilo. </w:t>
      </w:r>
    </w:p>
    <w:p w14:paraId="7126DA2F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0EC7F8FF" w14:textId="178F57C5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>O CSS permite modificar o visual de vários elementos ou seções diferentes de uma mesma página de uma só vez. Além de adicionar animações e outros recursos visuais, também é possível determinar que os elementos sejam renderizados de maneira diferente de acordo com a tela ou resolução do dispositivo, técnica conhecida como “design responsivo”.</w:t>
      </w:r>
    </w:p>
    <w:p w14:paraId="47255D2C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7E6EE2C5" w14:textId="6D422D9F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BE527E">
        <w:rPr>
          <w:rFonts w:ascii="Arial" w:hAnsi="Arial" w:cs="Arial"/>
          <w:sz w:val="24"/>
          <w:szCs w:val="24"/>
        </w:rPr>
        <w:t xml:space="preserve">Como funciona? </w:t>
      </w:r>
    </w:p>
    <w:p w14:paraId="08F1646B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 xml:space="preserve">O CSS tem uma sintaxe simples, com nomes em inglês para especificar diferentes propriedades de uma página. O código pode ser escrito dentro de uma </w:t>
      </w:r>
      <w:proofErr w:type="spellStart"/>
      <w:r w:rsidRPr="00BE527E">
        <w:rPr>
          <w:rFonts w:ascii="Arial" w:hAnsi="Arial" w:cs="Arial"/>
          <w:sz w:val="24"/>
          <w:szCs w:val="24"/>
        </w:rPr>
        <w:t>tag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de abertura de um elemento HTML (chamado de método “</w:t>
      </w:r>
      <w:proofErr w:type="spellStart"/>
      <w:r w:rsidRPr="00BE527E">
        <w:rPr>
          <w:rFonts w:ascii="Arial" w:hAnsi="Arial" w:cs="Arial"/>
          <w:sz w:val="24"/>
          <w:szCs w:val="24"/>
        </w:rPr>
        <w:t>inline</w:t>
      </w:r>
      <w:proofErr w:type="spellEnd"/>
      <w:r w:rsidRPr="00BE527E">
        <w:rPr>
          <w:rFonts w:ascii="Arial" w:hAnsi="Arial" w:cs="Arial"/>
          <w:sz w:val="24"/>
          <w:szCs w:val="24"/>
        </w:rPr>
        <w:t>”), incorporado em uma seção do cabeçalho do documento, ou em um arquivo separado, que então é importado ou linkado na página.</w:t>
      </w:r>
    </w:p>
    <w:p w14:paraId="102FDF1F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4A8AA5E5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>Quando o CSS é externo ou incorporado, os elementos da página afetados pelos estilos são identificados pelos seletores. Eles podem ser aplicados a todos os elementos de um tipo específico, ou apenas àqueles que correspondem a um determinado atributo ou identificação.</w:t>
      </w:r>
      <w:r>
        <w:rPr>
          <w:rFonts w:ascii="Arial" w:hAnsi="Arial" w:cs="Arial"/>
          <w:sz w:val="24"/>
          <w:szCs w:val="24"/>
        </w:rPr>
        <w:t>”</w:t>
      </w:r>
    </w:p>
    <w:p w14:paraId="5FE3BCC5" w14:textId="77777777" w:rsidR="00BE527E" w:rsidRDefault="00BE527E" w:rsidP="00BE527E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A9A0350" w14:textId="76F8340D" w:rsidR="00BE527E" w:rsidRPr="00BE527E" w:rsidDel="009A0315" w:rsidRDefault="00BE527E" w:rsidP="00BE527E">
      <w:pPr>
        <w:spacing w:before="30" w:after="30" w:line="360" w:lineRule="auto"/>
        <w:rPr>
          <w:del w:id="281" w:author="Mayke Silva" w:date="2023-06-23T01:03:00Z"/>
          <w:rFonts w:ascii="Arial" w:hAnsi="Arial" w:cs="Arial"/>
          <w:sz w:val="24"/>
          <w:szCs w:val="24"/>
        </w:rPr>
      </w:pPr>
      <w:del w:id="282" w:author="Mayke Silva" w:date="2023-06-23T01:03:00Z">
        <w:r w:rsidRPr="00BE527E" w:rsidDel="009A0315">
          <w:rPr>
            <w:rFonts w:ascii="Arial" w:hAnsi="Arial" w:cs="Arial"/>
            <w:b/>
            <w:bCs/>
            <w:sz w:val="24"/>
            <w:szCs w:val="24"/>
          </w:rPr>
          <w:delText xml:space="preserve">Fonte: </w:delText>
        </w:r>
        <w:r w:rsidR="00000000" w:rsidDel="009A0315">
          <w:fldChar w:fldCharType="begin"/>
        </w:r>
        <w:r w:rsidR="00000000" w:rsidDel="009A0315">
          <w:delInstrText>HYPERLINK "https://tecnoblog.net/responde/o-que-e-css-cascading-style-sheets/"</w:delInstrText>
        </w:r>
        <w:r w:rsidR="00000000" w:rsidDel="009A0315">
          <w:fldChar w:fldCharType="separate"/>
        </w:r>
        <w:r w:rsidRPr="00BE527E" w:rsidDel="009A0315">
          <w:rPr>
            <w:rStyle w:val="Hyperlink"/>
            <w:rFonts w:ascii="Arial" w:hAnsi="Arial" w:cs="Arial"/>
            <w:sz w:val="24"/>
            <w:szCs w:val="24"/>
          </w:rPr>
          <w:delText>https://tecnoblog.net/responde/o-que-e-css-cascading-style-sheets/</w:delText>
        </w:r>
        <w:r w:rsidR="00000000" w:rsidDel="009A0315">
          <w:rPr>
            <w:rStyle w:val="Hyperlink"/>
            <w:rFonts w:ascii="Arial" w:hAnsi="Arial" w:cs="Arial"/>
            <w:sz w:val="24"/>
            <w:szCs w:val="24"/>
          </w:rPr>
          <w:fldChar w:fldCharType="end"/>
        </w:r>
      </w:del>
    </w:p>
    <w:p w14:paraId="1B06BC9E" w14:textId="6AC3BEAC" w:rsidR="00BE527E" w:rsidRDefault="00BE527E" w:rsidP="00BE527E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ins w:id="283" w:author="Mayke Silva" w:date="2023-06-23T00:45:00Z">
        <w:r w:rsidR="00A8135A">
          <w:rPr>
            <w:rFonts w:ascii="Arial" w:hAnsi="Arial" w:cs="Arial"/>
            <w:b/>
            <w:bCs/>
            <w:sz w:val="24"/>
            <w:szCs w:val="24"/>
          </w:rPr>
          <w:t>4</w:t>
        </w:r>
      </w:ins>
      <w:del w:id="284" w:author="Mayke Silva" w:date="2023-06-23T00:45:00Z">
        <w:r w:rsidDel="00A8135A">
          <w:rPr>
            <w:rFonts w:ascii="Arial" w:hAnsi="Arial" w:cs="Arial"/>
            <w:b/>
            <w:bCs/>
            <w:sz w:val="24"/>
            <w:szCs w:val="24"/>
          </w:rPr>
          <w:delText>3</w:delText>
        </w:r>
      </w:del>
      <w:r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>:</w:t>
      </w:r>
    </w:p>
    <w:p w14:paraId="67E7BDB0" w14:textId="1125B826" w:rsidR="00BE527E" w:rsidRDefault="000949D1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ins w:id="285" w:author="Mayke Silva" w:date="2023-06-23T02:48:00Z">
        <w:r>
          <w:rPr>
            <w:rFonts w:ascii="Arial" w:hAnsi="Arial" w:cs="Arial"/>
            <w:sz w:val="24"/>
            <w:szCs w:val="24"/>
          </w:rPr>
          <w:t xml:space="preserve">[6] </w:t>
        </w:r>
      </w:ins>
      <w:r w:rsidR="00BE527E">
        <w:rPr>
          <w:rFonts w:ascii="Arial" w:hAnsi="Arial" w:cs="Arial"/>
          <w:sz w:val="24"/>
          <w:szCs w:val="24"/>
        </w:rPr>
        <w:t>“</w:t>
      </w:r>
      <w:proofErr w:type="spellStart"/>
      <w:r w:rsidR="00BE527E"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="00BE527E" w:rsidRPr="00BE527E">
        <w:rPr>
          <w:rFonts w:ascii="Arial" w:hAnsi="Arial" w:cs="Arial"/>
          <w:sz w:val="24"/>
          <w:szCs w:val="24"/>
        </w:rPr>
        <w:t xml:space="preserve"> é um framework front-</w:t>
      </w:r>
      <w:proofErr w:type="spellStart"/>
      <w:r w:rsidR="00BE527E" w:rsidRPr="00BE527E">
        <w:rPr>
          <w:rFonts w:ascii="Arial" w:hAnsi="Arial" w:cs="Arial"/>
          <w:sz w:val="24"/>
          <w:szCs w:val="24"/>
        </w:rPr>
        <w:t>end</w:t>
      </w:r>
      <w:proofErr w:type="spellEnd"/>
      <w:r w:rsidR="00BE527E" w:rsidRPr="00BE527E">
        <w:rPr>
          <w:rFonts w:ascii="Arial" w:hAnsi="Arial" w:cs="Arial"/>
          <w:sz w:val="24"/>
          <w:szCs w:val="24"/>
        </w:rPr>
        <w:t xml:space="preserve"> que fornece estruturas de CSS para a criação de sites e aplicações responsivas de forma rápida e simples. Além disso, pode lidar com sites de desktop e páginas de dispositivos móveis da mesma forma. </w:t>
      </w:r>
    </w:p>
    <w:p w14:paraId="7D9E2CF2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0B0A584C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 xml:space="preserve">Originalmente, o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foi desenvolvido para o Twitter por um grupo de desenvolvedores liderados por Mark Otto e Jacob Thornton Logo e se tornou uma das estruturas de front-</w:t>
      </w:r>
      <w:proofErr w:type="spellStart"/>
      <w:r w:rsidRPr="00BE527E">
        <w:rPr>
          <w:rFonts w:ascii="Arial" w:hAnsi="Arial" w:cs="Arial"/>
          <w:sz w:val="24"/>
          <w:szCs w:val="24"/>
        </w:rPr>
        <w:t>end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e projetos de código aberto mais populares do mundo. </w:t>
      </w:r>
    </w:p>
    <w:p w14:paraId="7CD5CAB6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0F3EF473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 xml:space="preserve">Antes de ser uma estrutura de código-fonte aberto, o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era conhecido como Twitter </w:t>
      </w:r>
      <w:proofErr w:type="spellStart"/>
      <w:r w:rsidRPr="00BE527E">
        <w:rPr>
          <w:rFonts w:ascii="Arial" w:hAnsi="Arial" w:cs="Arial"/>
          <w:sz w:val="24"/>
          <w:szCs w:val="24"/>
        </w:rPr>
        <w:t>Blueprint</w:t>
      </w:r>
      <w:proofErr w:type="spellEnd"/>
      <w:r w:rsidRPr="00BE527E">
        <w:rPr>
          <w:rFonts w:ascii="Arial" w:hAnsi="Arial" w:cs="Arial"/>
          <w:sz w:val="24"/>
          <w:szCs w:val="24"/>
        </w:rPr>
        <w:t>. Após alguns meses de desenvolvimento, o Twitter realizou sua primeira Hack Week: o projeto ganhou uma grande popularidade quando desenvolvedores de todos os níveis de habilidade usaram o framework sem qualquer orientação externa. Após o evento, ele serviu como guia de estilo para o desenvolvimento de ferramentas internas na empresa por mais de um ano antes de seu lançamento se tornar público.</w:t>
      </w:r>
      <w:r>
        <w:rPr>
          <w:rFonts w:ascii="Arial" w:hAnsi="Arial" w:cs="Arial"/>
          <w:sz w:val="24"/>
          <w:szCs w:val="24"/>
        </w:rPr>
        <w:t>”</w:t>
      </w:r>
    </w:p>
    <w:p w14:paraId="6646C7AB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58D198DA" w14:textId="7D349BB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 xml:space="preserve">Como o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é distribuído? </w:t>
      </w:r>
    </w:p>
    <w:p w14:paraId="3A842AA7" w14:textId="32234B43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BE527E">
        <w:rPr>
          <w:rFonts w:ascii="Arial" w:hAnsi="Arial" w:cs="Arial"/>
          <w:sz w:val="24"/>
          <w:szCs w:val="24"/>
        </w:rPr>
        <w:t xml:space="preserve">Geralmente, o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é distribuído usando o site oficial e </w:t>
      </w:r>
      <w:proofErr w:type="spellStart"/>
      <w:r w:rsidRPr="00BE527E">
        <w:rPr>
          <w:rFonts w:ascii="Arial" w:hAnsi="Arial" w:cs="Arial"/>
          <w:sz w:val="24"/>
          <w:szCs w:val="24"/>
        </w:rPr>
        <w:t>npm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. Você também pode criar sua própria distribuição usando o código-fonte, ou por meio da própria rede de distribuição de conteúdo conhecida como CDN do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>. Um CDN permite que um site da web recupere com frequência arquivos públicos usados ​​de servidores distribuídos globalmente.</w:t>
      </w:r>
      <w:r>
        <w:rPr>
          <w:rFonts w:ascii="Arial" w:hAnsi="Arial" w:cs="Arial"/>
          <w:sz w:val="24"/>
          <w:szCs w:val="24"/>
        </w:rPr>
        <w:t>”</w:t>
      </w:r>
    </w:p>
    <w:p w14:paraId="360FD2E3" w14:textId="77777777" w:rsidR="00BE527E" w:rsidRDefault="00BE527E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604D954D" w14:textId="46FAA0E6" w:rsidR="00BE527E" w:rsidDel="009A0315" w:rsidRDefault="00BE527E" w:rsidP="00BE527E">
      <w:pPr>
        <w:pStyle w:val="PargrafodaLista"/>
        <w:spacing w:before="30" w:after="30" w:line="360" w:lineRule="auto"/>
        <w:ind w:left="502"/>
        <w:rPr>
          <w:del w:id="286" w:author="Mayke Silva" w:date="2023-06-23T01:03:00Z"/>
          <w:rFonts w:ascii="Arial" w:hAnsi="Arial" w:cs="Arial"/>
          <w:sz w:val="24"/>
          <w:szCs w:val="24"/>
        </w:rPr>
      </w:pPr>
      <w:del w:id="287" w:author="Mayke Silva" w:date="2023-06-23T01:03:00Z">
        <w:r w:rsidRPr="00BE527E" w:rsidDel="009A0315">
          <w:rPr>
            <w:rFonts w:ascii="Arial" w:hAnsi="Arial" w:cs="Arial"/>
            <w:b/>
            <w:bCs/>
            <w:sz w:val="24"/>
            <w:szCs w:val="24"/>
          </w:rPr>
          <w:delText>Fonte:</w:delText>
        </w:r>
        <w:r w:rsidDel="009A0315">
          <w:rPr>
            <w:rFonts w:ascii="Arial" w:hAnsi="Arial" w:cs="Arial"/>
            <w:sz w:val="24"/>
            <w:szCs w:val="24"/>
          </w:rPr>
          <w:delText xml:space="preserve"> </w:delText>
        </w:r>
        <w:r w:rsidR="00000000" w:rsidDel="009A0315">
          <w:fldChar w:fldCharType="begin"/>
        </w:r>
        <w:r w:rsidR="00000000" w:rsidDel="009A0315">
          <w:delInstrText>HYPERLINK "https://www.alura.com.br/artigos/bootstrap"</w:delInstrText>
        </w:r>
        <w:r w:rsidR="00000000" w:rsidDel="009A0315">
          <w:fldChar w:fldCharType="separate"/>
        </w:r>
        <w:r w:rsidRPr="00C01753" w:rsidDel="009A0315">
          <w:rPr>
            <w:rStyle w:val="Hyperlink"/>
            <w:rFonts w:ascii="Arial" w:hAnsi="Arial" w:cs="Arial"/>
            <w:sz w:val="24"/>
            <w:szCs w:val="24"/>
          </w:rPr>
          <w:delText>https://www.alura.com.br/artigos/bootstrap</w:delText>
        </w:r>
        <w:r w:rsidR="00000000" w:rsidDel="009A0315">
          <w:rPr>
            <w:rStyle w:val="Hyperlink"/>
            <w:rFonts w:ascii="Arial" w:hAnsi="Arial" w:cs="Arial"/>
            <w:sz w:val="24"/>
            <w:szCs w:val="24"/>
          </w:rPr>
          <w:fldChar w:fldCharType="end"/>
        </w:r>
      </w:del>
    </w:p>
    <w:p w14:paraId="2AE37ADB" w14:textId="7236BFFD" w:rsidR="00BE527E" w:rsidRDefault="00BE527E" w:rsidP="00BE527E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ins w:id="288" w:author="Mayke Silva" w:date="2023-06-23T00:45:00Z">
        <w:r w:rsidR="00A8135A">
          <w:rPr>
            <w:rFonts w:ascii="Arial" w:hAnsi="Arial" w:cs="Arial"/>
            <w:b/>
            <w:bCs/>
            <w:sz w:val="24"/>
            <w:szCs w:val="24"/>
          </w:rPr>
          <w:t>5</w:t>
        </w:r>
      </w:ins>
      <w:del w:id="289" w:author="Mayke Silva" w:date="2023-06-23T00:45:00Z">
        <w:r w:rsidDel="00A8135A">
          <w:rPr>
            <w:rFonts w:ascii="Arial" w:hAnsi="Arial" w:cs="Arial"/>
            <w:b/>
            <w:bCs/>
            <w:sz w:val="24"/>
            <w:szCs w:val="24"/>
          </w:rPr>
          <w:delText>4</w:delText>
        </w:r>
      </w:del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JS:</w:t>
      </w:r>
    </w:p>
    <w:p w14:paraId="42A9717B" w14:textId="5649DACD" w:rsidR="00E5037F" w:rsidRDefault="000949D1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ins w:id="290" w:author="Mayke Silva" w:date="2023-06-23T02:49:00Z">
        <w:r>
          <w:rPr>
            <w:rFonts w:ascii="Arial" w:hAnsi="Arial" w:cs="Arial"/>
            <w:sz w:val="24"/>
            <w:szCs w:val="24"/>
          </w:rPr>
          <w:t xml:space="preserve">[7] </w:t>
        </w:r>
      </w:ins>
      <w:r w:rsidR="00E5037F">
        <w:rPr>
          <w:rFonts w:ascii="Arial" w:hAnsi="Arial" w:cs="Arial"/>
          <w:sz w:val="24"/>
          <w:szCs w:val="24"/>
        </w:rPr>
        <w:t>“</w:t>
      </w:r>
      <w:r w:rsidR="00E5037F" w:rsidRPr="00E5037F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E5037F"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="00E5037F" w:rsidRPr="00E5037F">
        <w:rPr>
          <w:rFonts w:ascii="Arial" w:hAnsi="Arial" w:cs="Arial"/>
          <w:sz w:val="24"/>
          <w:szCs w:val="24"/>
        </w:rPr>
        <w:t xml:space="preserve"> é uma linguagem de programação interpretada criada em meados da década de 90 pela Netscape Communications. Seu objetivo era atender à demanda crescente por sites mais interativos e dinâmicos, já que, até então, as páginas HTML continham pouca ou nenhuma interatividade além dos hyperlinks. </w:t>
      </w:r>
    </w:p>
    <w:p w14:paraId="5B25CA83" w14:textId="77777777" w:rsidR="00E5037F" w:rsidRDefault="00E5037F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752D544D" w14:textId="77777777" w:rsidR="00E5037F" w:rsidRDefault="00E5037F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E5037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permite controlar os elementos de uma página em tempo real, sem necessariamente ter que receber os dados ou uma resposta do servidor. Por exemplo, é possível atualizar o conteúdo de uma página web sem precisar recarregá-la por completo ao preencher um formulário. </w:t>
      </w:r>
    </w:p>
    <w:p w14:paraId="3B652279" w14:textId="77777777" w:rsidR="00E5037F" w:rsidRDefault="00E5037F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7C9DB9B2" w14:textId="4C9FDAF8" w:rsidR="00BE527E" w:rsidRDefault="00E5037F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E5037F">
        <w:rPr>
          <w:rFonts w:ascii="Arial" w:hAnsi="Arial" w:cs="Arial"/>
          <w:sz w:val="24"/>
          <w:szCs w:val="24"/>
        </w:rPr>
        <w:t xml:space="preserve">É uma linguagem </w:t>
      </w:r>
      <w:proofErr w:type="spellStart"/>
      <w:r w:rsidRPr="00E5037F">
        <w:rPr>
          <w:rFonts w:ascii="Arial" w:hAnsi="Arial" w:cs="Arial"/>
          <w:sz w:val="24"/>
          <w:szCs w:val="24"/>
        </w:rPr>
        <w:t>multiparadigma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(programação funcional e imperativa), versátil, com tipagem dinâmica (não é necessário definir os tipos das variáveis ao declará-las), sintaxe acessível, e recursos avançados como orientação a objetos e APIs para trabalhar com textos, matrizes, datas e expressões regulares. Atualmente, segue as especificações </w:t>
      </w:r>
      <w:proofErr w:type="spellStart"/>
      <w:r w:rsidRPr="00E5037F">
        <w:rPr>
          <w:rFonts w:ascii="Arial" w:hAnsi="Arial" w:cs="Arial"/>
          <w:sz w:val="24"/>
          <w:szCs w:val="24"/>
        </w:rPr>
        <w:t>ECMAScript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, </w:t>
      </w:r>
      <w:r w:rsidRPr="00E5037F">
        <w:rPr>
          <w:rFonts w:ascii="Arial" w:hAnsi="Arial" w:cs="Arial"/>
          <w:sz w:val="24"/>
          <w:szCs w:val="24"/>
        </w:rPr>
        <w:lastRenderedPageBreak/>
        <w:t>que visam garantir o suporte e o funcionamento da linguagem entre os diferentes navegadores.</w:t>
      </w:r>
      <w:r>
        <w:rPr>
          <w:rFonts w:ascii="Arial" w:hAnsi="Arial" w:cs="Arial"/>
          <w:sz w:val="24"/>
          <w:szCs w:val="24"/>
        </w:rPr>
        <w:t>”</w:t>
      </w:r>
    </w:p>
    <w:p w14:paraId="3F2D41DF" w14:textId="77777777" w:rsidR="00E5037F" w:rsidRDefault="00E5037F" w:rsidP="00BE527E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5C416FB1" w14:textId="77777777" w:rsidR="00E5037F" w:rsidRDefault="00E5037F" w:rsidP="00E5037F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E5037F">
        <w:rPr>
          <w:rFonts w:ascii="Arial" w:hAnsi="Arial" w:cs="Arial"/>
          <w:sz w:val="24"/>
          <w:szCs w:val="24"/>
        </w:rPr>
        <w:t xml:space="preserve">Como funciona? </w:t>
      </w:r>
    </w:p>
    <w:p w14:paraId="3E493437" w14:textId="77777777" w:rsidR="00E5037F" w:rsidRDefault="00E5037F" w:rsidP="00E5037F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E5037F">
        <w:rPr>
          <w:rFonts w:ascii="Arial" w:hAnsi="Arial" w:cs="Arial"/>
          <w:sz w:val="24"/>
          <w:szCs w:val="24"/>
        </w:rPr>
        <w:t xml:space="preserve">O uso primário do </w:t>
      </w:r>
      <w:proofErr w:type="spellStart"/>
      <w:r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é escrever funções e scripts que são embarcados ou incluídos em uma página HTML, atualizando as informações e interagindo dinamicamente com o conteúdo da página. Ao invés de rodar remotamente em servidores na internet, como o PHP, o código </w:t>
      </w:r>
      <w:proofErr w:type="spellStart"/>
      <w:r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funciona localmente, ou seja, direto do navegador do usuário. </w:t>
      </w:r>
    </w:p>
    <w:p w14:paraId="4F3D9A11" w14:textId="77777777" w:rsidR="00E5037F" w:rsidRDefault="00E5037F" w:rsidP="00E5037F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14:paraId="5BEF75FC" w14:textId="6F8004AD" w:rsidR="00E5037F" w:rsidRDefault="00E5037F" w:rsidP="00E5037F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E5037F">
        <w:rPr>
          <w:rFonts w:ascii="Arial" w:hAnsi="Arial" w:cs="Arial"/>
          <w:sz w:val="24"/>
          <w:szCs w:val="24"/>
        </w:rPr>
        <w:t xml:space="preserve">Um código </w:t>
      </w:r>
      <w:proofErr w:type="spellStart"/>
      <w:r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também pode enviar e receber dados do servidor de maneira síncrona e assíncrona, processando, validando e exibindo as informações em tempo real. Apesar de algumas semelhanças entre as linguagens, inclusive no nome, o </w:t>
      </w:r>
      <w:proofErr w:type="spellStart"/>
      <w:r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não é uma tecnologia derivada do Java.</w:t>
      </w:r>
      <w:r>
        <w:rPr>
          <w:rFonts w:ascii="Arial" w:hAnsi="Arial" w:cs="Arial"/>
          <w:sz w:val="24"/>
          <w:szCs w:val="24"/>
        </w:rPr>
        <w:t>”</w:t>
      </w:r>
    </w:p>
    <w:p w14:paraId="14AF5B09" w14:textId="77777777" w:rsidR="00E5037F" w:rsidDel="009A0315" w:rsidRDefault="00E5037F" w:rsidP="00E5037F">
      <w:pPr>
        <w:spacing w:before="30" w:after="30" w:line="360" w:lineRule="auto"/>
        <w:rPr>
          <w:del w:id="291" w:author="Mayke Silva" w:date="2023-06-23T01:03:00Z"/>
          <w:rFonts w:ascii="Arial" w:hAnsi="Arial" w:cs="Arial"/>
          <w:sz w:val="24"/>
          <w:szCs w:val="24"/>
        </w:rPr>
      </w:pPr>
    </w:p>
    <w:p w14:paraId="3DFC5E0F" w14:textId="77777777" w:rsidR="009A0315" w:rsidRDefault="009A0315" w:rsidP="00E5037F">
      <w:pPr>
        <w:spacing w:before="30" w:after="30" w:line="360" w:lineRule="auto"/>
        <w:rPr>
          <w:ins w:id="292" w:author="Mayke Silva" w:date="2023-06-23T01:04:00Z"/>
          <w:rFonts w:ascii="Arial" w:hAnsi="Arial" w:cs="Arial"/>
          <w:sz w:val="24"/>
          <w:szCs w:val="24"/>
        </w:rPr>
      </w:pPr>
    </w:p>
    <w:p w14:paraId="09D7C406" w14:textId="612E30A0" w:rsidR="00E5037F" w:rsidDel="009A0315" w:rsidRDefault="00E5037F" w:rsidP="00E5037F">
      <w:pPr>
        <w:spacing w:before="30" w:after="30" w:line="360" w:lineRule="auto"/>
        <w:rPr>
          <w:del w:id="293" w:author="Mayke Silva" w:date="2023-06-23T01:03:00Z"/>
          <w:rFonts w:ascii="Arial" w:hAnsi="Arial" w:cs="Arial"/>
          <w:sz w:val="24"/>
          <w:szCs w:val="24"/>
        </w:rPr>
      </w:pPr>
      <w:del w:id="294" w:author="Mayke Silva" w:date="2023-06-23T01:03:00Z">
        <w:r w:rsidDel="009A0315">
          <w:rPr>
            <w:rFonts w:ascii="Arial" w:hAnsi="Arial" w:cs="Arial"/>
            <w:b/>
            <w:bCs/>
            <w:sz w:val="24"/>
            <w:szCs w:val="24"/>
          </w:rPr>
          <w:delText>Fonte:</w:delText>
        </w:r>
        <w:r w:rsidDel="009A0315">
          <w:rPr>
            <w:rFonts w:ascii="Arial" w:hAnsi="Arial" w:cs="Arial"/>
            <w:sz w:val="24"/>
            <w:szCs w:val="24"/>
          </w:rPr>
          <w:delText xml:space="preserve"> </w:delText>
        </w:r>
        <w:r w:rsidR="00000000" w:rsidDel="009A0315">
          <w:fldChar w:fldCharType="begin"/>
        </w:r>
        <w:r w:rsidR="00000000" w:rsidDel="009A0315">
          <w:delInstrText>HYPERLINK "https://tecnoblog.net/responde/o-que-e-javascript-guia-para-iniciantes/"</w:delInstrText>
        </w:r>
        <w:r w:rsidR="00000000" w:rsidDel="009A0315">
          <w:fldChar w:fldCharType="separate"/>
        </w:r>
        <w:r w:rsidRPr="00C01753" w:rsidDel="009A0315">
          <w:rPr>
            <w:rStyle w:val="Hyperlink"/>
            <w:rFonts w:ascii="Arial" w:hAnsi="Arial" w:cs="Arial"/>
            <w:sz w:val="24"/>
            <w:szCs w:val="24"/>
          </w:rPr>
          <w:delText>https://tecnoblog.net/responde/o-que-e-javascript-guia-para-iniciantes/</w:delText>
        </w:r>
        <w:r w:rsidR="00000000" w:rsidDel="009A0315">
          <w:rPr>
            <w:rStyle w:val="Hyperlink"/>
            <w:rFonts w:ascii="Arial" w:hAnsi="Arial" w:cs="Arial"/>
            <w:sz w:val="24"/>
            <w:szCs w:val="24"/>
          </w:rPr>
          <w:fldChar w:fldCharType="end"/>
        </w:r>
      </w:del>
    </w:p>
    <w:p w14:paraId="499A15C6" w14:textId="77777777" w:rsidR="00E5037F" w:rsidRDefault="00E5037F" w:rsidP="00E5037F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14:paraId="4D3CC101" w14:textId="7CAB7AB0" w:rsidR="00E5037F" w:rsidRDefault="00E5037F" w:rsidP="00E5037F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sz w:val="24"/>
          <w:szCs w:val="24"/>
        </w:rPr>
        <w:t>Fluxograma}</w:t>
      </w:r>
    </w:p>
    <w:p w14:paraId="4ED12961" w14:textId="75E551F5" w:rsidR="00E5037F" w:rsidRDefault="00E5037F" w:rsidP="00E5037F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FB315B" wp14:editId="15B90444">
            <wp:extent cx="5400675" cy="2038350"/>
            <wp:effectExtent l="0" t="0" r="9525" b="0"/>
            <wp:docPr id="9419765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A4D6" w14:textId="4CF14FE0" w:rsidR="00E5037F" w:rsidRDefault="00A60A64" w:rsidP="00E5037F">
      <w:pPr>
        <w:spacing w:before="30" w:after="30" w:line="360" w:lineRule="auto"/>
        <w:rPr>
          <w:ins w:id="295" w:author="Mayke Silva" w:date="2023-06-23T00:56:00Z"/>
          <w:rFonts w:ascii="Arial" w:hAnsi="Arial" w:cs="Arial"/>
          <w:sz w:val="24"/>
          <w:szCs w:val="24"/>
        </w:rPr>
      </w:pPr>
      <w:ins w:id="296" w:author="Mayke Silva" w:date="2023-06-23T00:55:00Z">
        <w:r>
          <w:rPr>
            <w:rFonts w:ascii="Arial" w:hAnsi="Arial" w:cs="Arial"/>
            <w:sz w:val="24"/>
            <w:szCs w:val="24"/>
          </w:rPr>
          <w:t>Parte do Jonathan B)</w:t>
        </w:r>
      </w:ins>
    </w:p>
    <w:p w14:paraId="523AA1EB" w14:textId="77777777" w:rsidR="00A60A64" w:rsidRDefault="00A60A64" w:rsidP="00E5037F">
      <w:pPr>
        <w:spacing w:before="30" w:after="30" w:line="360" w:lineRule="auto"/>
        <w:rPr>
          <w:ins w:id="297" w:author="Mayke Silva" w:date="2023-06-23T02:23:00Z"/>
          <w:rFonts w:ascii="Arial" w:hAnsi="Arial" w:cs="Arial"/>
          <w:sz w:val="24"/>
          <w:szCs w:val="24"/>
        </w:rPr>
      </w:pPr>
    </w:p>
    <w:p w14:paraId="4278C82B" w14:textId="77777777" w:rsidR="00374048" w:rsidRDefault="00374048" w:rsidP="00E5037F">
      <w:pPr>
        <w:spacing w:before="30" w:after="30" w:line="360" w:lineRule="auto"/>
        <w:rPr>
          <w:ins w:id="298" w:author="Mayke Silva" w:date="2023-06-23T02:33:00Z"/>
          <w:rFonts w:ascii="Arial" w:hAnsi="Arial" w:cs="Arial"/>
          <w:sz w:val="24"/>
          <w:szCs w:val="24"/>
        </w:rPr>
      </w:pPr>
    </w:p>
    <w:p w14:paraId="1EA412D4" w14:textId="77777777" w:rsidR="00CA0B62" w:rsidRDefault="00CA0B62" w:rsidP="00E5037F">
      <w:pPr>
        <w:spacing w:before="30" w:after="30" w:line="360" w:lineRule="auto"/>
        <w:rPr>
          <w:ins w:id="299" w:author="Mayke Silva" w:date="2023-06-23T02:23:00Z"/>
          <w:rFonts w:ascii="Arial" w:hAnsi="Arial" w:cs="Arial"/>
          <w:sz w:val="24"/>
          <w:szCs w:val="24"/>
        </w:rPr>
      </w:pPr>
    </w:p>
    <w:p w14:paraId="02B17A1B" w14:textId="2018E801" w:rsidR="00374048" w:rsidRDefault="00374048" w:rsidP="00374048">
      <w:pPr>
        <w:spacing w:before="30" w:after="30" w:line="360" w:lineRule="auto"/>
        <w:rPr>
          <w:ins w:id="300" w:author="Mayke Silva" w:date="2023-06-23T02:24:00Z"/>
          <w:rFonts w:ascii="Arial" w:hAnsi="Arial" w:cs="Arial"/>
          <w:sz w:val="24"/>
          <w:szCs w:val="24"/>
        </w:rPr>
      </w:pPr>
      <w:ins w:id="301" w:author="Mayke Silva" w:date="2023-06-23T02:24:00Z">
        <w:r>
          <w:rPr>
            <w:rFonts w:ascii="Arial" w:hAnsi="Arial" w:cs="Arial"/>
            <w:b/>
            <w:bCs/>
            <w:sz w:val="24"/>
            <w:szCs w:val="24"/>
          </w:rPr>
          <w:t>5</w:t>
        </w:r>
      </w:ins>
      <w:ins w:id="302" w:author="Mayke Silva" w:date="2023-06-23T02:23:00Z">
        <w:r>
          <w:rPr>
            <w:rFonts w:ascii="Arial" w:hAnsi="Arial" w:cs="Arial"/>
            <w:b/>
            <w:bCs/>
            <w:sz w:val="24"/>
            <w:szCs w:val="24"/>
          </w:rPr>
          <w:t xml:space="preserve">. </w:t>
        </w:r>
      </w:ins>
      <w:proofErr w:type="spellStart"/>
      <w:ins w:id="303" w:author="Mayke Silva" w:date="2023-06-23T02:24:00Z">
        <w:r>
          <w:rPr>
            <w:rFonts w:ascii="Arial" w:hAnsi="Arial" w:cs="Arial"/>
            <w:sz w:val="24"/>
            <w:szCs w:val="24"/>
          </w:rPr>
          <w:t>Wireframe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/ </w:t>
        </w:r>
        <w:proofErr w:type="spellStart"/>
        <w:r>
          <w:rPr>
            <w:rFonts w:ascii="Arial" w:hAnsi="Arial" w:cs="Arial"/>
            <w:sz w:val="24"/>
            <w:szCs w:val="24"/>
          </w:rPr>
          <w:t>Figma</w:t>
        </w:r>
      </w:ins>
      <w:proofErr w:type="spellEnd"/>
      <w:ins w:id="304" w:author="Mayke Silva" w:date="2023-06-23T02:23:00Z">
        <w:r>
          <w:rPr>
            <w:rFonts w:ascii="Arial" w:hAnsi="Arial" w:cs="Arial"/>
            <w:sz w:val="24"/>
            <w:szCs w:val="24"/>
          </w:rPr>
          <w:t>:</w:t>
        </w:r>
      </w:ins>
    </w:p>
    <w:p w14:paraId="386504F0" w14:textId="004E9103" w:rsidR="00374048" w:rsidRDefault="00CA0B62" w:rsidP="00374048">
      <w:pPr>
        <w:spacing w:before="30" w:after="30" w:line="360" w:lineRule="auto"/>
        <w:rPr>
          <w:ins w:id="305" w:author="Mayke Silva" w:date="2023-06-23T02:29:00Z"/>
          <w:rFonts w:ascii="Arial" w:hAnsi="Arial" w:cs="Arial"/>
          <w:sz w:val="24"/>
          <w:szCs w:val="24"/>
        </w:rPr>
      </w:pPr>
      <w:ins w:id="306" w:author="Mayke Silva" w:date="2023-06-23T02:29:00Z">
        <w:r>
          <w:rPr>
            <w:rFonts w:ascii="Arial" w:hAnsi="Arial" w:cs="Arial"/>
            <w:noProof/>
            <w:sz w:val="24"/>
            <w:szCs w:val="24"/>
          </w:rPr>
          <w:lastRenderedPageBreak/>
          <w:drawing>
            <wp:inline distT="0" distB="0" distL="0" distR="0" wp14:anchorId="0EFDF198" wp14:editId="1F87C71A">
              <wp:extent cx="5400675" cy="3038475"/>
              <wp:effectExtent l="0" t="0" r="9525" b="9525"/>
              <wp:docPr id="958422897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290B0672" wp14:editId="128792EB">
              <wp:extent cx="5400675" cy="3038475"/>
              <wp:effectExtent l="0" t="0" r="9525" b="9525"/>
              <wp:docPr id="1058881689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noProof/>
            <w:sz w:val="24"/>
            <w:szCs w:val="24"/>
          </w:rPr>
          <w:lastRenderedPageBreak/>
          <w:drawing>
            <wp:inline distT="0" distB="0" distL="0" distR="0" wp14:anchorId="3C0C6227" wp14:editId="2302FC71">
              <wp:extent cx="5400675" cy="3038475"/>
              <wp:effectExtent l="0" t="0" r="9525" b="9525"/>
              <wp:docPr id="1745423428" name="Imagem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4244597" wp14:editId="13CB7B86">
              <wp:extent cx="5400675" cy="3038475"/>
              <wp:effectExtent l="0" t="0" r="9525" b="9525"/>
              <wp:docPr id="81545896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72CF403" w14:textId="77777777" w:rsidR="00CA0B62" w:rsidRDefault="00CA0B62" w:rsidP="00374048">
      <w:pPr>
        <w:spacing w:before="30" w:after="30" w:line="360" w:lineRule="auto"/>
        <w:rPr>
          <w:ins w:id="307" w:author="Mayke Silva" w:date="2023-06-23T02:29:00Z"/>
          <w:rFonts w:ascii="Arial" w:hAnsi="Arial" w:cs="Arial"/>
          <w:sz w:val="24"/>
          <w:szCs w:val="24"/>
        </w:rPr>
      </w:pPr>
    </w:p>
    <w:p w14:paraId="2532EA34" w14:textId="77777777" w:rsidR="00CA0B62" w:rsidRDefault="00CA0B62" w:rsidP="00CA0B62">
      <w:pPr>
        <w:spacing w:before="30" w:after="30" w:line="360" w:lineRule="auto"/>
        <w:rPr>
          <w:ins w:id="308" w:author="Mayke Silva" w:date="2023-06-23T02:30:00Z"/>
          <w:rFonts w:ascii="Arial" w:hAnsi="Arial" w:cs="Arial"/>
          <w:b/>
          <w:bCs/>
          <w:sz w:val="24"/>
          <w:szCs w:val="24"/>
        </w:rPr>
      </w:pPr>
    </w:p>
    <w:p w14:paraId="45EC2385" w14:textId="77777777" w:rsidR="00CA0B62" w:rsidRDefault="00CA0B62" w:rsidP="00CA0B62">
      <w:pPr>
        <w:spacing w:before="30" w:after="30" w:line="360" w:lineRule="auto"/>
        <w:rPr>
          <w:ins w:id="309" w:author="Mayke Silva" w:date="2023-06-23T02:31:00Z"/>
          <w:rFonts w:ascii="Arial" w:hAnsi="Arial" w:cs="Arial"/>
          <w:b/>
          <w:bCs/>
          <w:sz w:val="24"/>
          <w:szCs w:val="24"/>
        </w:rPr>
      </w:pPr>
    </w:p>
    <w:p w14:paraId="2A5FB3AA" w14:textId="77777777" w:rsidR="00CA0B62" w:rsidRDefault="00CA0B62" w:rsidP="00CA0B62">
      <w:pPr>
        <w:spacing w:before="30" w:after="30" w:line="360" w:lineRule="auto"/>
        <w:rPr>
          <w:ins w:id="310" w:author="Mayke Silva" w:date="2023-06-23T02:31:00Z"/>
          <w:rFonts w:ascii="Arial" w:hAnsi="Arial" w:cs="Arial"/>
          <w:b/>
          <w:bCs/>
          <w:sz w:val="24"/>
          <w:szCs w:val="24"/>
        </w:rPr>
      </w:pPr>
    </w:p>
    <w:p w14:paraId="5E83B471" w14:textId="77777777" w:rsidR="00CA0B62" w:rsidRDefault="00CA0B62" w:rsidP="00CA0B62">
      <w:pPr>
        <w:spacing w:before="30" w:after="30" w:line="360" w:lineRule="auto"/>
        <w:rPr>
          <w:ins w:id="311" w:author="Mayke Silva" w:date="2023-06-23T02:31:00Z"/>
          <w:rFonts w:ascii="Arial" w:hAnsi="Arial" w:cs="Arial"/>
          <w:b/>
          <w:bCs/>
          <w:sz w:val="24"/>
          <w:szCs w:val="24"/>
        </w:rPr>
      </w:pPr>
    </w:p>
    <w:p w14:paraId="5A19227F" w14:textId="77777777" w:rsidR="00CA0B62" w:rsidRDefault="00CA0B62" w:rsidP="00CA0B62">
      <w:pPr>
        <w:spacing w:before="30" w:after="30" w:line="360" w:lineRule="auto"/>
        <w:rPr>
          <w:ins w:id="312" w:author="Mayke Silva" w:date="2023-06-23T02:31:00Z"/>
          <w:rFonts w:ascii="Arial" w:hAnsi="Arial" w:cs="Arial"/>
          <w:b/>
          <w:bCs/>
          <w:sz w:val="24"/>
          <w:szCs w:val="24"/>
        </w:rPr>
      </w:pPr>
    </w:p>
    <w:p w14:paraId="70256B24" w14:textId="77777777" w:rsidR="00CA0B62" w:rsidRDefault="00CA0B62" w:rsidP="00CA0B62">
      <w:pPr>
        <w:spacing w:before="30" w:after="30" w:line="360" w:lineRule="auto"/>
        <w:rPr>
          <w:ins w:id="313" w:author="Mayke Silva" w:date="2023-06-23T02:31:00Z"/>
          <w:rFonts w:ascii="Arial" w:hAnsi="Arial" w:cs="Arial"/>
          <w:b/>
          <w:bCs/>
          <w:sz w:val="24"/>
          <w:szCs w:val="24"/>
        </w:rPr>
      </w:pPr>
    </w:p>
    <w:p w14:paraId="44901616" w14:textId="77777777" w:rsidR="00CA0B62" w:rsidRDefault="00CA0B62" w:rsidP="00CA0B62">
      <w:pPr>
        <w:spacing w:before="30" w:after="30" w:line="360" w:lineRule="auto"/>
        <w:rPr>
          <w:ins w:id="314" w:author="Mayke Silva" w:date="2023-06-23T02:31:00Z"/>
          <w:rFonts w:ascii="Arial" w:hAnsi="Arial" w:cs="Arial"/>
          <w:b/>
          <w:bCs/>
          <w:sz w:val="24"/>
          <w:szCs w:val="24"/>
        </w:rPr>
      </w:pPr>
    </w:p>
    <w:p w14:paraId="4A160363" w14:textId="77777777" w:rsidR="00CA0B62" w:rsidRDefault="00CA0B62" w:rsidP="00CA0B62">
      <w:pPr>
        <w:spacing w:before="30" w:after="30" w:line="360" w:lineRule="auto"/>
        <w:rPr>
          <w:ins w:id="315" w:author="Mayke Silva" w:date="2023-06-23T02:31:00Z"/>
          <w:rFonts w:ascii="Arial" w:hAnsi="Arial" w:cs="Arial"/>
          <w:b/>
          <w:bCs/>
          <w:sz w:val="24"/>
          <w:szCs w:val="24"/>
        </w:rPr>
      </w:pPr>
    </w:p>
    <w:p w14:paraId="35F15773" w14:textId="66F11741" w:rsidR="00CA0B62" w:rsidRDefault="00CA0B62" w:rsidP="00CA0B62">
      <w:pPr>
        <w:spacing w:before="30" w:after="30" w:line="360" w:lineRule="auto"/>
        <w:rPr>
          <w:ins w:id="316" w:author="Mayke Silva" w:date="2023-06-23T02:31:00Z"/>
          <w:rFonts w:ascii="Arial" w:hAnsi="Arial" w:cs="Arial"/>
          <w:sz w:val="24"/>
          <w:szCs w:val="24"/>
        </w:rPr>
      </w:pPr>
      <w:ins w:id="317" w:author="Mayke Silva" w:date="2023-06-23T02:30:00Z">
        <w:r>
          <w:rPr>
            <w:rFonts w:ascii="Arial" w:hAnsi="Arial" w:cs="Arial"/>
            <w:b/>
            <w:bCs/>
            <w:sz w:val="24"/>
            <w:szCs w:val="24"/>
          </w:rPr>
          <w:lastRenderedPageBreak/>
          <w:t>6</w:t>
        </w:r>
      </w:ins>
      <w:ins w:id="318" w:author="Mayke Silva" w:date="2023-06-23T02:29:00Z">
        <w:r>
          <w:rPr>
            <w:rFonts w:ascii="Arial" w:hAnsi="Arial" w:cs="Arial"/>
            <w:b/>
            <w:bCs/>
            <w:sz w:val="24"/>
            <w:szCs w:val="24"/>
          </w:rPr>
          <w:t xml:space="preserve">. </w:t>
        </w:r>
      </w:ins>
      <w:ins w:id="319" w:author="Mayke Silva" w:date="2023-06-23T02:30:00Z">
        <w:r>
          <w:rPr>
            <w:rFonts w:ascii="Arial" w:hAnsi="Arial" w:cs="Arial"/>
            <w:sz w:val="24"/>
            <w:szCs w:val="24"/>
          </w:rPr>
          <w:t>Desenvolvimento</w:t>
        </w:r>
      </w:ins>
      <w:ins w:id="320" w:author="Mayke Silva" w:date="2023-06-23T02:29:00Z">
        <w:r>
          <w:rPr>
            <w:rFonts w:ascii="Arial" w:hAnsi="Arial" w:cs="Arial"/>
            <w:sz w:val="24"/>
            <w:szCs w:val="24"/>
          </w:rPr>
          <w:t>:</w:t>
        </w:r>
      </w:ins>
    </w:p>
    <w:p w14:paraId="7AFD0119" w14:textId="3AB30703" w:rsidR="00CA0B62" w:rsidRDefault="00CA0B62" w:rsidP="00CA0B62">
      <w:pPr>
        <w:spacing w:before="30" w:after="30" w:line="360" w:lineRule="auto"/>
        <w:rPr>
          <w:ins w:id="321" w:author="Mayke Silva" w:date="2023-06-23T02:29:00Z"/>
          <w:rFonts w:ascii="Arial" w:hAnsi="Arial" w:cs="Arial"/>
          <w:sz w:val="24"/>
          <w:szCs w:val="24"/>
        </w:rPr>
      </w:pPr>
      <w:ins w:id="322" w:author="Mayke Silva" w:date="2023-06-23T02:31:00Z">
        <w:r>
          <w:rPr>
            <w:rFonts w:ascii="Arial" w:hAnsi="Arial" w:cs="Arial"/>
            <w:sz w:val="24"/>
            <w:szCs w:val="24"/>
          </w:rPr>
          <w:t>Quando você for acessar o quiz</w:t>
        </w:r>
      </w:ins>
      <w:ins w:id="323" w:author="Mayke Silva" w:date="2023-06-23T02:32:00Z">
        <w:r>
          <w:rPr>
            <w:rFonts w:ascii="Arial" w:hAnsi="Arial" w:cs="Arial"/>
            <w:sz w:val="24"/>
            <w:szCs w:val="24"/>
          </w:rPr>
          <w:t xml:space="preserve">, </w:t>
        </w:r>
      </w:ins>
      <w:ins w:id="324" w:author="Mayke Silva" w:date="2023-06-23T02:34:00Z">
        <w:r>
          <w:rPr>
            <w:rFonts w:ascii="Arial" w:hAnsi="Arial" w:cs="Arial"/>
            <w:sz w:val="24"/>
            <w:szCs w:val="24"/>
          </w:rPr>
          <w:t>i</w:t>
        </w:r>
      </w:ins>
      <w:ins w:id="325" w:author="Mayke Silva" w:date="2023-06-23T02:32:00Z">
        <w:r>
          <w:rPr>
            <w:rFonts w:ascii="Arial" w:hAnsi="Arial" w:cs="Arial"/>
            <w:sz w:val="24"/>
            <w:szCs w:val="24"/>
          </w:rPr>
          <w:t>r</w:t>
        </w:r>
      </w:ins>
      <w:ins w:id="326" w:author="Mayke Silva" w:date="2023-06-23T02:34:00Z">
        <w:r>
          <w:rPr>
            <w:rFonts w:ascii="Arial" w:hAnsi="Arial" w:cs="Arial"/>
            <w:sz w:val="24"/>
            <w:szCs w:val="24"/>
          </w:rPr>
          <w:t>á</w:t>
        </w:r>
      </w:ins>
      <w:ins w:id="327" w:author="Mayke Silva" w:date="2023-06-23T02:32:00Z">
        <w:r>
          <w:rPr>
            <w:rFonts w:ascii="Arial" w:hAnsi="Arial" w:cs="Arial"/>
            <w:sz w:val="24"/>
            <w:szCs w:val="24"/>
          </w:rPr>
          <w:t xml:space="preserve"> aparecer um botão para o iniciar.</w:t>
        </w:r>
      </w:ins>
    </w:p>
    <w:p w14:paraId="4D7E4250" w14:textId="77777777" w:rsidR="00CA0B62" w:rsidRDefault="00CA0B62" w:rsidP="00374048">
      <w:pPr>
        <w:spacing w:before="30" w:after="30" w:line="360" w:lineRule="auto"/>
        <w:rPr>
          <w:ins w:id="328" w:author="Mayke Silva" w:date="2023-06-23T02:32:00Z"/>
          <w:rFonts w:ascii="Arial" w:hAnsi="Arial" w:cs="Arial"/>
          <w:sz w:val="24"/>
          <w:szCs w:val="24"/>
        </w:rPr>
      </w:pPr>
      <w:ins w:id="329" w:author="Mayke Silva" w:date="2023-06-23T02:30:00Z">
        <w:r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4D2DE2BC" wp14:editId="75270BE0">
              <wp:extent cx="5400675" cy="3038475"/>
              <wp:effectExtent l="0" t="0" r="9525" b="9525"/>
              <wp:docPr id="1638361031" name="Image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ADD7919" w14:textId="77777777" w:rsidR="00CA0B62" w:rsidRDefault="00CA0B62" w:rsidP="00374048">
      <w:pPr>
        <w:spacing w:before="30" w:after="30" w:line="360" w:lineRule="auto"/>
        <w:rPr>
          <w:ins w:id="330" w:author="Mayke Silva" w:date="2023-06-23T02:34:00Z"/>
          <w:rFonts w:ascii="Arial" w:hAnsi="Arial" w:cs="Arial"/>
          <w:sz w:val="24"/>
          <w:szCs w:val="24"/>
        </w:rPr>
      </w:pPr>
      <w:ins w:id="331" w:author="Mayke Silva" w:date="2023-06-23T02:33:00Z">
        <w:r>
          <w:rPr>
            <w:rFonts w:ascii="Arial" w:hAnsi="Arial" w:cs="Arial"/>
            <w:sz w:val="24"/>
            <w:szCs w:val="24"/>
          </w:rPr>
          <w:t xml:space="preserve">Quando você passar o mouse no botão, ele irá </w:t>
        </w:r>
      </w:ins>
      <w:ins w:id="332" w:author="Mayke Silva" w:date="2023-06-23T02:34:00Z">
        <w:r>
          <w:rPr>
            <w:rFonts w:ascii="Arial" w:hAnsi="Arial" w:cs="Arial"/>
            <w:sz w:val="24"/>
            <w:szCs w:val="24"/>
          </w:rPr>
          <w:t xml:space="preserve">ter um efeito de </w:t>
        </w:r>
        <w:proofErr w:type="spellStart"/>
        <w:r>
          <w:rPr>
            <w:rFonts w:ascii="Arial" w:hAnsi="Arial" w:cs="Arial"/>
            <w:sz w:val="24"/>
            <w:szCs w:val="24"/>
          </w:rPr>
          <w:t>hover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com cor de texto e borda ciano.</w:t>
        </w:r>
      </w:ins>
      <w:ins w:id="333" w:author="Mayke Silva" w:date="2023-06-23T02:30:00Z">
        <w:r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6BBEAE70" wp14:editId="4E42E6FA">
              <wp:extent cx="5400675" cy="3038475"/>
              <wp:effectExtent l="0" t="0" r="9525" b="9525"/>
              <wp:docPr id="1395477548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F882ECF" w14:textId="77777777" w:rsidR="00CA0B62" w:rsidRDefault="00CA0B62" w:rsidP="00374048">
      <w:pPr>
        <w:spacing w:before="30" w:after="30" w:line="360" w:lineRule="auto"/>
        <w:rPr>
          <w:ins w:id="334" w:author="Mayke Silva" w:date="2023-06-23T02:35:00Z"/>
          <w:rFonts w:ascii="Arial" w:hAnsi="Arial" w:cs="Arial"/>
          <w:sz w:val="24"/>
          <w:szCs w:val="24"/>
        </w:rPr>
      </w:pPr>
      <w:ins w:id="335" w:author="Mayke Silva" w:date="2023-06-23T02:35:00Z">
        <w:r>
          <w:rPr>
            <w:rFonts w:ascii="Arial" w:hAnsi="Arial" w:cs="Arial"/>
            <w:sz w:val="24"/>
            <w:szCs w:val="24"/>
          </w:rPr>
          <w:lastRenderedPageBreak/>
          <w:t>Ao início do quiz, irá mostrar a primeira pergunta</w:t>
        </w:r>
      </w:ins>
      <w:ins w:id="336" w:author="Mayke Silva" w:date="2023-06-23T02:30:00Z">
        <w:r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5F18E4A0" wp14:editId="06C383C0">
              <wp:extent cx="5400675" cy="3038475"/>
              <wp:effectExtent l="0" t="0" r="9525" b="9525"/>
              <wp:docPr id="606118468" name="Imagem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CE6E1DE" w14:textId="77777777" w:rsidR="00CA0B62" w:rsidRDefault="00CA0B62" w:rsidP="00374048">
      <w:pPr>
        <w:spacing w:before="30" w:after="30" w:line="360" w:lineRule="auto"/>
        <w:rPr>
          <w:ins w:id="337" w:author="Mayke Silva" w:date="2023-06-23T02:36:00Z"/>
          <w:rFonts w:ascii="Arial" w:hAnsi="Arial" w:cs="Arial"/>
          <w:sz w:val="24"/>
          <w:szCs w:val="24"/>
        </w:rPr>
      </w:pPr>
      <w:ins w:id="338" w:author="Mayke Silva" w:date="2023-06-23T02:35:00Z">
        <w:r>
          <w:rPr>
            <w:rFonts w:ascii="Arial" w:hAnsi="Arial" w:cs="Arial"/>
            <w:sz w:val="24"/>
            <w:szCs w:val="24"/>
          </w:rPr>
          <w:t>Quando você passar o cursor pela</w:t>
        </w:r>
      </w:ins>
      <w:ins w:id="339" w:author="Mayke Silva" w:date="2023-06-23T02:36:00Z">
        <w:r>
          <w:rPr>
            <w:rFonts w:ascii="Arial" w:hAnsi="Arial" w:cs="Arial"/>
            <w:sz w:val="24"/>
            <w:szCs w:val="24"/>
          </w:rPr>
          <w:t xml:space="preserve"> opção, a mesma irá ter um efeito de </w:t>
        </w:r>
        <w:proofErr w:type="spellStart"/>
        <w:r>
          <w:rPr>
            <w:rFonts w:ascii="Arial" w:hAnsi="Arial" w:cs="Arial"/>
            <w:sz w:val="24"/>
            <w:szCs w:val="24"/>
          </w:rPr>
          <w:t>hover</w:t>
        </w:r>
        <w:proofErr w:type="spellEnd"/>
        <w:r>
          <w:rPr>
            <w:rFonts w:ascii="Arial" w:hAnsi="Arial" w:cs="Arial"/>
            <w:sz w:val="24"/>
            <w:szCs w:val="24"/>
          </w:rPr>
          <w:t>. Clicando no botão ou no texto irá selecionar a respectiva pergunta.</w:t>
        </w:r>
      </w:ins>
      <w:ins w:id="340" w:author="Mayke Silva" w:date="2023-06-23T02:30:00Z">
        <w:r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74BE01B3" wp14:editId="1E6BDC31">
              <wp:extent cx="5400675" cy="3038475"/>
              <wp:effectExtent l="0" t="0" r="9525" b="9525"/>
              <wp:docPr id="134719149" name="Imagem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69D41D9" w14:textId="77777777" w:rsidR="00CA0B62" w:rsidRDefault="00CA0B62" w:rsidP="00374048">
      <w:pPr>
        <w:spacing w:before="30" w:after="30" w:line="360" w:lineRule="auto"/>
        <w:rPr>
          <w:ins w:id="341" w:author="Mayke Silva" w:date="2023-06-23T02:37:00Z"/>
          <w:rFonts w:ascii="Arial" w:hAnsi="Arial" w:cs="Arial"/>
          <w:sz w:val="24"/>
          <w:szCs w:val="24"/>
        </w:rPr>
      </w:pPr>
      <w:ins w:id="342" w:author="Mayke Silva" w:date="2023-06-23T02:36:00Z">
        <w:r>
          <w:rPr>
            <w:rFonts w:ascii="Arial" w:hAnsi="Arial" w:cs="Arial"/>
            <w:sz w:val="24"/>
            <w:szCs w:val="24"/>
          </w:rPr>
          <w:lastRenderedPageBreak/>
          <w:t>Quando você descer a página,</w:t>
        </w:r>
      </w:ins>
      <w:ins w:id="343" w:author="Mayke Silva" w:date="2023-06-23T02:37:00Z">
        <w:r>
          <w:rPr>
            <w:rFonts w:ascii="Arial" w:hAnsi="Arial" w:cs="Arial"/>
            <w:sz w:val="24"/>
            <w:szCs w:val="24"/>
          </w:rPr>
          <w:t xml:space="preserve"> irá mostrar mais perguntas, no total são dez.</w:t>
        </w:r>
      </w:ins>
      <w:ins w:id="344" w:author="Mayke Silva" w:date="2023-06-23T02:30:00Z">
        <w:r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33CB781F" wp14:editId="671AF1AE">
              <wp:extent cx="5400675" cy="3038475"/>
              <wp:effectExtent l="0" t="0" r="9525" b="9525"/>
              <wp:docPr id="21355119" name="Imagem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E9A0BA8" w14:textId="77777777" w:rsidR="00C2279C" w:rsidRDefault="00CA0B62" w:rsidP="00374048">
      <w:pPr>
        <w:spacing w:before="30" w:after="30" w:line="360" w:lineRule="auto"/>
        <w:rPr>
          <w:ins w:id="345" w:author="Mayke Silva" w:date="2023-06-23T02:38:00Z"/>
          <w:rFonts w:ascii="Arial" w:hAnsi="Arial" w:cs="Arial"/>
          <w:sz w:val="24"/>
          <w:szCs w:val="24"/>
        </w:rPr>
      </w:pPr>
      <w:ins w:id="346" w:author="Mayke Silva" w:date="2023-06-23T02:38:00Z">
        <w:r>
          <w:rPr>
            <w:rFonts w:ascii="Arial" w:hAnsi="Arial" w:cs="Arial"/>
            <w:sz w:val="24"/>
            <w:szCs w:val="24"/>
          </w:rPr>
          <w:lastRenderedPageBreak/>
          <w:t>Aqui mostrando qual o efeito de f</w:t>
        </w:r>
        <w:r w:rsidR="00C2279C">
          <w:rPr>
            <w:rFonts w:ascii="Arial" w:hAnsi="Arial" w:cs="Arial"/>
            <w:sz w:val="24"/>
            <w:szCs w:val="24"/>
          </w:rPr>
          <w:t>azer as perguntas aparecerem.</w:t>
        </w:r>
      </w:ins>
      <w:ins w:id="347" w:author="Mayke Silva" w:date="2023-06-23T02:30:00Z">
        <w:r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A5CB0A6" wp14:editId="10ED1B12">
              <wp:extent cx="5400675" cy="3038475"/>
              <wp:effectExtent l="0" t="0" r="9525" b="9525"/>
              <wp:docPr id="719616928" name="Imagem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3211C9D3" wp14:editId="6494853D">
              <wp:extent cx="5400675" cy="3038475"/>
              <wp:effectExtent l="0" t="0" r="9525" b="9525"/>
              <wp:docPr id="477143092" name="Imagem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3B9400F" w14:textId="77777777" w:rsidR="00C2279C" w:rsidRDefault="00C2279C" w:rsidP="00374048">
      <w:pPr>
        <w:spacing w:before="30" w:after="30" w:line="360" w:lineRule="auto"/>
        <w:rPr>
          <w:ins w:id="348" w:author="Mayke Silva" w:date="2023-06-23T02:40:00Z"/>
          <w:rFonts w:ascii="Arial" w:hAnsi="Arial" w:cs="Arial"/>
          <w:sz w:val="24"/>
          <w:szCs w:val="24"/>
        </w:rPr>
      </w:pPr>
      <w:ins w:id="349" w:author="Mayke Silva" w:date="2023-06-23T02:38:00Z">
        <w:r>
          <w:rPr>
            <w:rFonts w:ascii="Arial" w:hAnsi="Arial" w:cs="Arial"/>
            <w:sz w:val="24"/>
            <w:szCs w:val="24"/>
          </w:rPr>
          <w:lastRenderedPageBreak/>
          <w:t xml:space="preserve">Aqui no final do quiz, irá mostrar </w:t>
        </w:r>
      </w:ins>
      <w:ins w:id="350" w:author="Mayke Silva" w:date="2023-06-23T02:39:00Z">
        <w:r>
          <w:rPr>
            <w:rFonts w:ascii="Arial" w:hAnsi="Arial" w:cs="Arial"/>
            <w:sz w:val="24"/>
            <w:szCs w:val="24"/>
          </w:rPr>
          <w:t xml:space="preserve">o </w:t>
        </w:r>
        <w:proofErr w:type="spellStart"/>
        <w:r>
          <w:rPr>
            <w:rFonts w:ascii="Arial" w:hAnsi="Arial" w:cs="Arial"/>
            <w:sz w:val="24"/>
            <w:szCs w:val="24"/>
          </w:rPr>
          <w:t>footer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contendo todos que trabalharam no projeto, além disso, você terá os botões de “enviar” e “resetar”.</w:t>
        </w:r>
      </w:ins>
      <w:ins w:id="351" w:author="Mayke Silva" w:date="2023-06-23T02:30:00Z">
        <w:r w:rsidR="00CA0B62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7B67916C" wp14:editId="07A5297C">
              <wp:extent cx="5400675" cy="3038475"/>
              <wp:effectExtent l="0" t="0" r="9525" b="9525"/>
              <wp:docPr id="1084471510" name="Imagem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6B26221" w14:textId="77777777" w:rsidR="00C2279C" w:rsidRDefault="00C2279C" w:rsidP="00374048">
      <w:pPr>
        <w:spacing w:before="30" w:after="30" w:line="360" w:lineRule="auto"/>
        <w:rPr>
          <w:ins w:id="352" w:author="Mayke Silva" w:date="2023-06-23T02:41:00Z"/>
          <w:rFonts w:ascii="Arial" w:hAnsi="Arial" w:cs="Arial"/>
          <w:sz w:val="24"/>
          <w:szCs w:val="24"/>
        </w:rPr>
      </w:pPr>
      <w:ins w:id="353" w:author="Mayke Silva" w:date="2023-06-23T02:41:00Z">
        <w:r>
          <w:rPr>
            <w:rFonts w:ascii="Arial" w:hAnsi="Arial" w:cs="Arial"/>
            <w:sz w:val="24"/>
            <w:szCs w:val="24"/>
          </w:rPr>
          <w:t xml:space="preserve">Passando o cursor neles irá dar o efeito do </w:t>
        </w:r>
        <w:proofErr w:type="spellStart"/>
        <w:r>
          <w:rPr>
            <w:rFonts w:ascii="Arial" w:hAnsi="Arial" w:cs="Arial"/>
            <w:sz w:val="24"/>
            <w:szCs w:val="24"/>
          </w:rPr>
          <w:t>hover</w:t>
        </w:r>
        <w:proofErr w:type="spellEnd"/>
        <w:r>
          <w:rPr>
            <w:rFonts w:ascii="Arial" w:hAnsi="Arial" w:cs="Arial"/>
            <w:sz w:val="24"/>
            <w:szCs w:val="24"/>
          </w:rPr>
          <w:t>.</w:t>
        </w:r>
      </w:ins>
      <w:ins w:id="354" w:author="Mayke Silva" w:date="2023-06-23T02:30:00Z">
        <w:r w:rsidR="00CA0B62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07F4833" wp14:editId="26F0A35E">
              <wp:extent cx="5400675" cy="3038475"/>
              <wp:effectExtent l="0" t="0" r="9525" b="9525"/>
              <wp:docPr id="627832507" name="Imagem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/>
                      <pic:cNvPicPr>
                        <a:picLocks noChangeAspect="1" noChangeArrowheads="1"/>
                      </pic:cNvPicPr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1151227" w14:textId="77777777" w:rsidR="00C2279C" w:rsidRDefault="00C2279C" w:rsidP="00374048">
      <w:pPr>
        <w:spacing w:before="30" w:after="30" w:line="360" w:lineRule="auto"/>
        <w:rPr>
          <w:ins w:id="355" w:author="Mayke Silva" w:date="2023-06-23T02:42:00Z"/>
          <w:rFonts w:ascii="Arial" w:hAnsi="Arial" w:cs="Arial"/>
          <w:sz w:val="24"/>
          <w:szCs w:val="24"/>
        </w:rPr>
      </w:pPr>
      <w:ins w:id="356" w:author="Mayke Silva" w:date="2023-06-23T02:41:00Z">
        <w:r>
          <w:rPr>
            <w:rFonts w:ascii="Arial" w:hAnsi="Arial" w:cs="Arial"/>
            <w:sz w:val="24"/>
            <w:szCs w:val="24"/>
          </w:rPr>
          <w:lastRenderedPageBreak/>
          <w:t xml:space="preserve">Se você responder corretamente 5 </w:t>
        </w:r>
        <w:proofErr w:type="gramStart"/>
        <w:r>
          <w:rPr>
            <w:rFonts w:ascii="Arial" w:hAnsi="Arial" w:cs="Arial"/>
            <w:sz w:val="24"/>
            <w:szCs w:val="24"/>
          </w:rPr>
          <w:t>à</w:t>
        </w:r>
        <w:proofErr w:type="gramEnd"/>
        <w:r>
          <w:rPr>
            <w:rFonts w:ascii="Arial" w:hAnsi="Arial" w:cs="Arial"/>
            <w:sz w:val="24"/>
            <w:szCs w:val="24"/>
          </w:rPr>
          <w:t xml:space="preserve"> 10 questões, você vai v</w:t>
        </w:r>
      </w:ins>
      <w:ins w:id="357" w:author="Mayke Silva" w:date="2023-06-23T02:42:00Z">
        <w:r>
          <w:rPr>
            <w:rFonts w:ascii="Arial" w:hAnsi="Arial" w:cs="Arial"/>
            <w:sz w:val="24"/>
            <w:szCs w:val="24"/>
          </w:rPr>
          <w:t>er a tela de parabéns.</w:t>
        </w:r>
      </w:ins>
      <w:ins w:id="358" w:author="Mayke Silva" w:date="2023-06-23T02:30:00Z">
        <w:r w:rsidR="00CA0B62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408F3D2A" wp14:editId="3F0BF520">
              <wp:extent cx="5400675" cy="3038475"/>
              <wp:effectExtent l="0" t="0" r="9525" b="9525"/>
              <wp:docPr id="1380707225" name="Imagem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E034F1E" w14:textId="77777777" w:rsidR="00C2279C" w:rsidRDefault="00C2279C" w:rsidP="00374048">
      <w:pPr>
        <w:spacing w:before="30" w:after="30" w:line="360" w:lineRule="auto"/>
        <w:rPr>
          <w:ins w:id="359" w:author="Mayke Silva" w:date="2023-06-23T02:43:00Z"/>
          <w:rFonts w:ascii="Arial" w:hAnsi="Arial" w:cs="Arial"/>
          <w:sz w:val="24"/>
          <w:szCs w:val="24"/>
        </w:rPr>
      </w:pPr>
      <w:ins w:id="360" w:author="Mayke Silva" w:date="2023-06-23T02:42:00Z">
        <w:r>
          <w:rPr>
            <w:rFonts w:ascii="Arial" w:hAnsi="Arial" w:cs="Arial"/>
            <w:sz w:val="24"/>
            <w:szCs w:val="24"/>
          </w:rPr>
          <w:t>O Botão resetar irá remover todas as opções que tenha colocado anteriormente no questionário.</w:t>
        </w:r>
      </w:ins>
      <w:ins w:id="361" w:author="Mayke Silva" w:date="2023-06-23T02:30:00Z">
        <w:r w:rsidR="00CA0B62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7FB95EC7" wp14:editId="69FD903B">
              <wp:extent cx="5400675" cy="3038475"/>
              <wp:effectExtent l="0" t="0" r="9525" b="9525"/>
              <wp:docPr id="652121676" name="Imagem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BF1DEE9" w14:textId="1C732D36" w:rsidR="00C2279C" w:rsidRDefault="00C2279C" w:rsidP="00374048">
      <w:pPr>
        <w:spacing w:before="30" w:after="30" w:line="360" w:lineRule="auto"/>
        <w:rPr>
          <w:ins w:id="362" w:author="Mayke Silva" w:date="2023-06-23T02:44:00Z"/>
          <w:rFonts w:ascii="Arial" w:hAnsi="Arial" w:cs="Arial"/>
          <w:sz w:val="24"/>
          <w:szCs w:val="24"/>
        </w:rPr>
      </w:pPr>
      <w:ins w:id="363" w:author="Mayke Silva" w:date="2023-06-23T02:43:00Z">
        <w:r>
          <w:rPr>
            <w:rFonts w:ascii="Arial" w:hAnsi="Arial" w:cs="Arial"/>
            <w:sz w:val="24"/>
            <w:szCs w:val="24"/>
          </w:rPr>
          <w:t xml:space="preserve">Se você conseguir acertar menos de cinco questões, a tela de derrota irá aparecer. Tanto os botões de “voltar” da tela de vitória e derrota tem um efeito </w:t>
        </w:r>
        <w:proofErr w:type="spellStart"/>
        <w:r>
          <w:rPr>
            <w:rFonts w:ascii="Arial" w:hAnsi="Arial" w:cs="Arial"/>
            <w:sz w:val="24"/>
            <w:szCs w:val="24"/>
          </w:rPr>
          <w:lastRenderedPageBreak/>
          <w:t>hover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sobre elas.</w:t>
        </w:r>
      </w:ins>
      <w:ins w:id="364" w:author="Mayke Silva" w:date="2023-06-23T02:30:00Z">
        <w:r w:rsidR="00CA0B62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0CB66685" wp14:editId="6ECFD6E7">
              <wp:extent cx="5400675" cy="3038475"/>
              <wp:effectExtent l="0" t="0" r="9525" b="9525"/>
              <wp:docPr id="184218070" name="Imagem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47D96D9" w14:textId="77777777" w:rsidR="00C2279C" w:rsidRDefault="00C2279C" w:rsidP="00374048">
      <w:pPr>
        <w:spacing w:before="30" w:after="30" w:line="360" w:lineRule="auto"/>
        <w:rPr>
          <w:ins w:id="365" w:author="Mayke Silva" w:date="2023-06-23T02:23:00Z"/>
          <w:rFonts w:ascii="Arial" w:hAnsi="Arial" w:cs="Arial"/>
          <w:sz w:val="24"/>
          <w:szCs w:val="24"/>
        </w:rPr>
      </w:pPr>
    </w:p>
    <w:p w14:paraId="0FCE2D96" w14:textId="77777777" w:rsidR="00374048" w:rsidRDefault="00374048" w:rsidP="00E5037F">
      <w:pPr>
        <w:spacing w:before="30" w:after="30" w:line="360" w:lineRule="auto"/>
        <w:rPr>
          <w:ins w:id="366" w:author="Mayke Silva" w:date="2023-06-23T00:56:00Z"/>
          <w:rFonts w:ascii="Arial" w:hAnsi="Arial" w:cs="Arial"/>
          <w:sz w:val="24"/>
          <w:szCs w:val="24"/>
        </w:rPr>
      </w:pPr>
    </w:p>
    <w:p w14:paraId="25A325CD" w14:textId="2194A71F" w:rsidR="00A60A64" w:rsidRDefault="009A0315" w:rsidP="00E5037F">
      <w:pPr>
        <w:spacing w:before="30" w:after="30" w:line="360" w:lineRule="auto"/>
        <w:rPr>
          <w:ins w:id="367" w:author="Mayke Silva" w:date="2023-06-23T01:00:00Z"/>
          <w:rFonts w:ascii="Arial" w:hAnsi="Arial" w:cs="Arial"/>
          <w:sz w:val="24"/>
          <w:szCs w:val="24"/>
        </w:rPr>
      </w:pPr>
      <w:ins w:id="368" w:author="Mayke Silva" w:date="2023-06-23T00:59:00Z">
        <w:r>
          <w:rPr>
            <w:rFonts w:ascii="Arial" w:hAnsi="Arial" w:cs="Arial"/>
            <w:b/>
            <w:bCs/>
            <w:sz w:val="24"/>
            <w:szCs w:val="24"/>
          </w:rPr>
          <w:t xml:space="preserve">7. </w:t>
        </w:r>
        <w:r>
          <w:rPr>
            <w:rFonts w:ascii="Arial" w:hAnsi="Arial" w:cs="Arial"/>
            <w:sz w:val="24"/>
            <w:szCs w:val="24"/>
          </w:rPr>
          <w:t>Bibliogr</w:t>
        </w:r>
      </w:ins>
      <w:ins w:id="369" w:author="Mayke Silva" w:date="2023-06-23T01:00:00Z">
        <w:r>
          <w:rPr>
            <w:rFonts w:ascii="Arial" w:hAnsi="Arial" w:cs="Arial"/>
            <w:sz w:val="24"/>
            <w:szCs w:val="24"/>
          </w:rPr>
          <w:t>afia:</w:t>
        </w:r>
      </w:ins>
    </w:p>
    <w:p w14:paraId="13D0AB6C" w14:textId="3C52CB24" w:rsidR="009A0315" w:rsidRDefault="00EF7114" w:rsidP="009A0315">
      <w:pPr>
        <w:spacing w:before="30" w:after="30" w:line="360" w:lineRule="auto"/>
        <w:rPr>
          <w:ins w:id="370" w:author="Mayke Silva" w:date="2023-06-23T01:01:00Z"/>
          <w:rFonts w:ascii="Arial" w:hAnsi="Arial" w:cs="Arial"/>
          <w:sz w:val="24"/>
          <w:szCs w:val="24"/>
        </w:rPr>
      </w:pPr>
      <w:ins w:id="371" w:author="Mayke Silva" w:date="2023-06-23T02:07:00Z">
        <w:r w:rsidRPr="00EF7114">
          <w:rPr>
            <w:rFonts w:ascii="Arial" w:hAnsi="Arial" w:cs="Arial"/>
            <w:sz w:val="24"/>
            <w:szCs w:val="24"/>
            <w:rPrChange w:id="372" w:author="Mayke Silva" w:date="2023-06-23T02:07:00Z">
              <w:rPr/>
            </w:rPrChange>
          </w:rPr>
          <w:t>1.</w:t>
        </w:r>
        <w:r>
          <w:t xml:space="preserve"> </w:t>
        </w:r>
        <w:r>
          <w:rPr>
            <w:rFonts w:ascii="Arial" w:hAnsi="Arial" w:cs="Arial"/>
            <w:sz w:val="24"/>
            <w:szCs w:val="24"/>
          </w:rPr>
          <w:fldChar w:fldCharType="begin"/>
        </w:r>
        <w:r>
          <w:rPr>
            <w:rFonts w:ascii="Arial" w:hAnsi="Arial" w:cs="Arial"/>
            <w:sz w:val="24"/>
            <w:szCs w:val="24"/>
          </w:rPr>
          <w:instrText>HYPERLINK "</w:instrText>
        </w:r>
      </w:ins>
      <w:ins w:id="373" w:author="Mayke Silva" w:date="2023-06-23T01:01:00Z">
        <w:r w:rsidRPr="00EF7114">
          <w:rPr>
            <w:rFonts w:ascii="Arial" w:hAnsi="Arial" w:cs="Arial"/>
            <w:sz w:val="24"/>
            <w:szCs w:val="24"/>
            <w:rPrChange w:id="374" w:author="Mayke Silva" w:date="2023-06-23T02:07:00Z">
              <w:rPr>
                <w:rStyle w:val="Hyperlink"/>
                <w:rFonts w:ascii="Arial" w:hAnsi="Arial" w:cs="Arial"/>
                <w:sz w:val="24"/>
                <w:szCs w:val="24"/>
              </w:rPr>
            </w:rPrChange>
          </w:rPr>
          <w:instrText>https://support.google.com/chrome/a/answer/7100626?hl=pt-br</w:instrText>
        </w:r>
      </w:ins>
      <w:ins w:id="375" w:author="Mayke Silva" w:date="2023-06-23T02:07:00Z">
        <w:r>
          <w:rPr>
            <w:rFonts w:ascii="Arial" w:hAnsi="Arial" w:cs="Arial"/>
            <w:sz w:val="24"/>
            <w:szCs w:val="24"/>
          </w:rPr>
          <w:instrText>"</w:instrText>
        </w:r>
        <w:r>
          <w:rPr>
            <w:rFonts w:ascii="Arial" w:hAnsi="Arial" w:cs="Arial"/>
            <w:sz w:val="24"/>
            <w:szCs w:val="24"/>
          </w:rPr>
          <w:fldChar w:fldCharType="separate"/>
        </w:r>
      </w:ins>
      <w:ins w:id="376" w:author="Mayke Silva" w:date="2023-06-23T01:01:00Z">
        <w:r w:rsidRPr="00EF7114">
          <w:rPr>
            <w:rStyle w:val="Hyperlink"/>
            <w:rFonts w:ascii="Arial" w:hAnsi="Arial" w:cs="Arial"/>
            <w:sz w:val="24"/>
            <w:szCs w:val="24"/>
          </w:rPr>
          <w:t>https://support.google.com/chrome/a/answer/7100626?hl=pt-br</w:t>
        </w:r>
      </w:ins>
      <w:ins w:id="377" w:author="Mayke Silva" w:date="2023-06-23T02:07:00Z">
        <w:r>
          <w:rPr>
            <w:rFonts w:ascii="Arial" w:hAnsi="Arial" w:cs="Arial"/>
            <w:sz w:val="24"/>
            <w:szCs w:val="24"/>
          </w:rPr>
          <w:fldChar w:fldCharType="end"/>
        </w:r>
      </w:ins>
      <w:ins w:id="378" w:author="Mayke Silva" w:date="2023-06-23T01:01:00Z">
        <w:r w:rsidR="009A0315">
          <w:rPr>
            <w:rFonts w:ascii="Arial" w:hAnsi="Arial" w:cs="Arial"/>
            <w:sz w:val="24"/>
            <w:szCs w:val="24"/>
          </w:rPr>
          <w:t xml:space="preserve"> </w:t>
        </w:r>
      </w:ins>
    </w:p>
    <w:p w14:paraId="2628B83D" w14:textId="77777777" w:rsidR="009A0315" w:rsidRDefault="009A0315" w:rsidP="009A0315">
      <w:pPr>
        <w:spacing w:before="30" w:after="30" w:line="360" w:lineRule="auto"/>
        <w:rPr>
          <w:ins w:id="379" w:author="Mayke Silva" w:date="2023-06-23T01:01:00Z"/>
          <w:rFonts w:ascii="Arial" w:hAnsi="Arial" w:cs="Arial"/>
          <w:sz w:val="24"/>
          <w:szCs w:val="24"/>
        </w:rPr>
      </w:pPr>
    </w:p>
    <w:p w14:paraId="734E0841" w14:textId="13052256" w:rsidR="009A0315" w:rsidRPr="00054EEE" w:rsidRDefault="00EF7114" w:rsidP="009A0315">
      <w:pPr>
        <w:spacing w:before="30" w:after="30" w:line="360" w:lineRule="auto"/>
        <w:rPr>
          <w:ins w:id="380" w:author="Mayke Silva" w:date="2023-06-23T01:01:00Z"/>
          <w:rFonts w:ascii="Arial" w:hAnsi="Arial" w:cs="Arial"/>
          <w:sz w:val="24"/>
          <w:szCs w:val="24"/>
        </w:rPr>
      </w:pPr>
      <w:ins w:id="381" w:author="Mayke Silva" w:date="2023-06-23T02:08:00Z">
        <w:r>
          <w:rPr>
            <w:rFonts w:ascii="Arial" w:hAnsi="Arial" w:cs="Arial"/>
            <w:sz w:val="24"/>
            <w:szCs w:val="24"/>
          </w:rPr>
          <w:t>2</w:t>
        </w:r>
        <w:r w:rsidRPr="00456799">
          <w:rPr>
            <w:rFonts w:ascii="Arial" w:hAnsi="Arial" w:cs="Arial"/>
            <w:sz w:val="24"/>
            <w:szCs w:val="24"/>
          </w:rPr>
          <w:t>.</w:t>
        </w:r>
        <w:r>
          <w:rPr>
            <w:rFonts w:ascii="Arial" w:hAnsi="Arial" w:cs="Arial"/>
            <w:sz w:val="24"/>
            <w:szCs w:val="24"/>
          </w:rPr>
          <w:t xml:space="preserve"> </w:t>
        </w:r>
      </w:ins>
      <w:ins w:id="382" w:author="Mayke Silva" w:date="2023-06-23T01:01:00Z">
        <w:r w:rsidR="009A0315">
          <w:fldChar w:fldCharType="begin"/>
        </w:r>
        <w:r w:rsidR="009A0315">
          <w:instrText>HYPERLINK "https://www.techtudo.com.br/noticias/2015/06/como-baixar-e-instalar-google-chrome-veja-especificacoes-do-seu-pc.ghtml"</w:instrText>
        </w:r>
        <w:r w:rsidR="009A0315">
          <w:fldChar w:fldCharType="separate"/>
        </w:r>
        <w:r w:rsidR="009A0315" w:rsidRPr="00C01753">
          <w:rPr>
            <w:rStyle w:val="Hyperlink"/>
            <w:rFonts w:ascii="Arial" w:hAnsi="Arial" w:cs="Arial"/>
            <w:sz w:val="24"/>
            <w:szCs w:val="24"/>
          </w:rPr>
          <w:t>https://www.techtudo.com.br/noticias/2015/06/como-baixar-e-instalar-google-chrome-veja-especificacoes-do-seu-pc.ghtml</w:t>
        </w:r>
        <w:r w:rsidR="009A0315">
          <w:rPr>
            <w:rStyle w:val="Hyperlink"/>
            <w:rFonts w:ascii="Arial" w:hAnsi="Arial" w:cs="Arial"/>
            <w:sz w:val="24"/>
            <w:szCs w:val="24"/>
          </w:rPr>
          <w:fldChar w:fldCharType="end"/>
        </w:r>
      </w:ins>
    </w:p>
    <w:p w14:paraId="19C8FC7A" w14:textId="77777777" w:rsidR="009A0315" w:rsidRDefault="009A0315" w:rsidP="00E5037F">
      <w:pPr>
        <w:spacing w:before="30" w:after="30" w:line="360" w:lineRule="auto"/>
        <w:rPr>
          <w:ins w:id="383" w:author="Mayke Silva" w:date="2023-06-23T01:02:00Z"/>
          <w:rFonts w:ascii="Arial" w:hAnsi="Arial" w:cs="Arial"/>
          <w:sz w:val="24"/>
          <w:szCs w:val="24"/>
        </w:rPr>
      </w:pPr>
    </w:p>
    <w:p w14:paraId="124B52CF" w14:textId="60ABC90D" w:rsidR="009A0315" w:rsidRPr="00456799" w:rsidRDefault="00EF7114" w:rsidP="009A0315">
      <w:pPr>
        <w:spacing w:before="30" w:after="30" w:line="360" w:lineRule="auto"/>
        <w:rPr>
          <w:ins w:id="384" w:author="Mayke Silva" w:date="2023-06-23T01:02:00Z"/>
          <w:rFonts w:ascii="Arial" w:hAnsi="Arial" w:cs="Arial"/>
          <w:sz w:val="24"/>
          <w:szCs w:val="24"/>
        </w:rPr>
      </w:pPr>
      <w:ins w:id="385" w:author="Mayke Silva" w:date="2023-06-23T02:08:00Z">
        <w:r>
          <w:rPr>
            <w:rFonts w:ascii="Arial" w:hAnsi="Arial" w:cs="Arial"/>
            <w:sz w:val="24"/>
            <w:szCs w:val="24"/>
          </w:rPr>
          <w:t>3</w:t>
        </w:r>
        <w:r w:rsidRPr="00456799">
          <w:rPr>
            <w:rFonts w:ascii="Arial" w:hAnsi="Arial" w:cs="Arial"/>
            <w:sz w:val="24"/>
            <w:szCs w:val="24"/>
          </w:rPr>
          <w:t>.</w:t>
        </w:r>
        <w:r>
          <w:rPr>
            <w:rFonts w:ascii="Arial" w:hAnsi="Arial" w:cs="Arial"/>
            <w:sz w:val="24"/>
            <w:szCs w:val="24"/>
          </w:rPr>
          <w:t xml:space="preserve"> </w:t>
        </w:r>
        <w:r>
          <w:rPr>
            <w:rFonts w:ascii="Arial" w:hAnsi="Arial" w:cs="Arial"/>
            <w:sz w:val="24"/>
            <w:szCs w:val="24"/>
          </w:rPr>
          <w:fldChar w:fldCharType="begin"/>
        </w:r>
        <w:r>
          <w:rPr>
            <w:rFonts w:ascii="Arial" w:hAnsi="Arial" w:cs="Arial"/>
            <w:sz w:val="24"/>
            <w:szCs w:val="24"/>
          </w:rPr>
          <w:instrText>HYPERLINK "</w:instrText>
        </w:r>
      </w:ins>
      <w:ins w:id="386" w:author="Mayke Silva" w:date="2023-06-23T01:02:00Z">
        <w:r w:rsidRPr="00EF7114">
          <w:rPr>
            <w:rFonts w:ascii="Arial" w:hAnsi="Arial" w:cs="Arial"/>
            <w:sz w:val="24"/>
            <w:szCs w:val="24"/>
            <w:rPrChange w:id="387" w:author="Mayke Silva" w:date="2023-06-23T02:08:00Z">
              <w:rPr>
                <w:rStyle w:val="Hyperlink"/>
                <w:rFonts w:ascii="Arial" w:hAnsi="Arial" w:cs="Arial"/>
                <w:sz w:val="24"/>
                <w:szCs w:val="24"/>
              </w:rPr>
            </w:rPrChange>
          </w:rPr>
          <w:instrText>https://www.treinaweb.com.br/blog/vs-code-o-que-e-e-por-que-voce-deve-usar</w:instrText>
        </w:r>
      </w:ins>
      <w:ins w:id="388" w:author="Mayke Silva" w:date="2023-06-23T02:08:00Z">
        <w:r>
          <w:rPr>
            <w:rFonts w:ascii="Arial" w:hAnsi="Arial" w:cs="Arial"/>
            <w:sz w:val="24"/>
            <w:szCs w:val="24"/>
          </w:rPr>
          <w:instrText>"</w:instrText>
        </w:r>
        <w:r>
          <w:rPr>
            <w:rFonts w:ascii="Arial" w:hAnsi="Arial" w:cs="Arial"/>
            <w:sz w:val="24"/>
            <w:szCs w:val="24"/>
          </w:rPr>
          <w:fldChar w:fldCharType="separate"/>
        </w:r>
      </w:ins>
      <w:ins w:id="389" w:author="Mayke Silva" w:date="2023-06-23T01:02:00Z">
        <w:r w:rsidRPr="00EF7114">
          <w:rPr>
            <w:rStyle w:val="Hyperlink"/>
            <w:rFonts w:ascii="Arial" w:hAnsi="Arial" w:cs="Arial"/>
            <w:sz w:val="24"/>
            <w:szCs w:val="24"/>
          </w:rPr>
          <w:t>https://www.treinaweb.com.br/blog/vs-code-o-que-e-e-por-que-voce-deve-usar</w:t>
        </w:r>
      </w:ins>
      <w:ins w:id="390" w:author="Mayke Silva" w:date="2023-06-23T02:08:00Z">
        <w:r>
          <w:rPr>
            <w:rFonts w:ascii="Arial" w:hAnsi="Arial" w:cs="Arial"/>
            <w:sz w:val="24"/>
            <w:szCs w:val="24"/>
          </w:rPr>
          <w:fldChar w:fldCharType="end"/>
        </w:r>
      </w:ins>
    </w:p>
    <w:p w14:paraId="6C73D258" w14:textId="77777777" w:rsidR="009A0315" w:rsidRDefault="009A0315" w:rsidP="00E5037F">
      <w:pPr>
        <w:spacing w:before="30" w:after="30" w:line="360" w:lineRule="auto"/>
        <w:rPr>
          <w:ins w:id="391" w:author="Mayke Silva" w:date="2023-06-23T01:02:00Z"/>
          <w:rFonts w:ascii="Arial" w:hAnsi="Arial" w:cs="Arial"/>
          <w:sz w:val="24"/>
          <w:szCs w:val="24"/>
        </w:rPr>
      </w:pPr>
    </w:p>
    <w:p w14:paraId="5CD1040F" w14:textId="2FFBD2C6" w:rsidR="009A0315" w:rsidRPr="00BE527E" w:rsidRDefault="00EF7114" w:rsidP="009A0315">
      <w:pPr>
        <w:spacing w:before="30" w:after="30" w:line="360" w:lineRule="auto"/>
        <w:rPr>
          <w:ins w:id="392" w:author="Mayke Silva" w:date="2023-06-23T01:02:00Z"/>
          <w:rFonts w:ascii="Arial" w:hAnsi="Arial" w:cs="Arial"/>
          <w:sz w:val="24"/>
          <w:szCs w:val="24"/>
        </w:rPr>
      </w:pPr>
      <w:ins w:id="393" w:author="Mayke Silva" w:date="2023-06-23T02:08:00Z">
        <w:r>
          <w:rPr>
            <w:rFonts w:ascii="Arial" w:hAnsi="Arial" w:cs="Arial"/>
            <w:sz w:val="24"/>
            <w:szCs w:val="24"/>
          </w:rPr>
          <w:t>4</w:t>
        </w:r>
        <w:r w:rsidRPr="00456799">
          <w:rPr>
            <w:rFonts w:ascii="Arial" w:hAnsi="Arial" w:cs="Arial"/>
            <w:sz w:val="24"/>
            <w:szCs w:val="24"/>
          </w:rPr>
          <w:t>.</w:t>
        </w:r>
        <w:r>
          <w:rPr>
            <w:rFonts w:ascii="Arial" w:hAnsi="Arial" w:cs="Arial"/>
            <w:sz w:val="24"/>
            <w:szCs w:val="24"/>
          </w:rPr>
          <w:t xml:space="preserve"> </w:t>
        </w:r>
        <w:r>
          <w:rPr>
            <w:rFonts w:ascii="Arial" w:hAnsi="Arial" w:cs="Arial"/>
            <w:sz w:val="24"/>
            <w:szCs w:val="24"/>
          </w:rPr>
          <w:fldChar w:fldCharType="begin"/>
        </w:r>
        <w:r>
          <w:rPr>
            <w:rFonts w:ascii="Arial" w:hAnsi="Arial" w:cs="Arial"/>
            <w:sz w:val="24"/>
            <w:szCs w:val="24"/>
          </w:rPr>
          <w:instrText>HYPERLINK "</w:instrText>
        </w:r>
      </w:ins>
      <w:ins w:id="394" w:author="Mayke Silva" w:date="2023-06-23T01:02:00Z">
        <w:r w:rsidRPr="00EF7114">
          <w:rPr>
            <w:rFonts w:ascii="Arial" w:hAnsi="Arial" w:cs="Arial"/>
            <w:sz w:val="24"/>
            <w:szCs w:val="24"/>
            <w:rPrChange w:id="395" w:author="Mayke Silva" w:date="2023-06-23T02:08:00Z">
              <w:rPr>
                <w:rStyle w:val="Hyperlink"/>
                <w:rFonts w:ascii="Arial" w:hAnsi="Arial" w:cs="Arial"/>
                <w:sz w:val="24"/>
                <w:szCs w:val="24"/>
              </w:rPr>
            </w:rPrChange>
          </w:rPr>
          <w:instrText>https://tecnoblog.net/responde/o-que-e-html-guia-para-iniciantes/</w:instrText>
        </w:r>
      </w:ins>
      <w:ins w:id="396" w:author="Mayke Silva" w:date="2023-06-23T02:08:00Z">
        <w:r>
          <w:rPr>
            <w:rFonts w:ascii="Arial" w:hAnsi="Arial" w:cs="Arial"/>
            <w:sz w:val="24"/>
            <w:szCs w:val="24"/>
          </w:rPr>
          <w:instrText>"</w:instrText>
        </w:r>
        <w:r>
          <w:rPr>
            <w:rFonts w:ascii="Arial" w:hAnsi="Arial" w:cs="Arial"/>
            <w:sz w:val="24"/>
            <w:szCs w:val="24"/>
          </w:rPr>
          <w:fldChar w:fldCharType="separate"/>
        </w:r>
      </w:ins>
      <w:ins w:id="397" w:author="Mayke Silva" w:date="2023-06-23T01:02:00Z">
        <w:r w:rsidRPr="00EF7114">
          <w:rPr>
            <w:rStyle w:val="Hyperlink"/>
            <w:rFonts w:ascii="Arial" w:hAnsi="Arial" w:cs="Arial"/>
            <w:sz w:val="24"/>
            <w:szCs w:val="24"/>
          </w:rPr>
          <w:t>https://tecnoblog.net/responde/o-que-e-html-guia-para-iniciantes/</w:t>
        </w:r>
      </w:ins>
      <w:ins w:id="398" w:author="Mayke Silva" w:date="2023-06-23T02:08:00Z">
        <w:r>
          <w:rPr>
            <w:rFonts w:ascii="Arial" w:hAnsi="Arial" w:cs="Arial"/>
            <w:sz w:val="24"/>
            <w:szCs w:val="24"/>
          </w:rPr>
          <w:fldChar w:fldCharType="end"/>
        </w:r>
      </w:ins>
    </w:p>
    <w:p w14:paraId="38F61362" w14:textId="77777777" w:rsidR="009A0315" w:rsidRDefault="009A0315" w:rsidP="00E5037F">
      <w:pPr>
        <w:spacing w:before="30" w:after="30" w:line="360" w:lineRule="auto"/>
        <w:rPr>
          <w:ins w:id="399" w:author="Mayke Silva" w:date="2023-06-23T01:02:00Z"/>
          <w:rFonts w:ascii="Arial" w:hAnsi="Arial" w:cs="Arial"/>
          <w:sz w:val="24"/>
          <w:szCs w:val="24"/>
        </w:rPr>
      </w:pPr>
    </w:p>
    <w:p w14:paraId="3055CD9B" w14:textId="1228BBD0" w:rsidR="009A0315" w:rsidRPr="00BE527E" w:rsidRDefault="00EF7114" w:rsidP="009A0315">
      <w:pPr>
        <w:spacing w:before="30" w:after="30" w:line="360" w:lineRule="auto"/>
        <w:rPr>
          <w:ins w:id="400" w:author="Mayke Silva" w:date="2023-06-23T01:03:00Z"/>
          <w:rFonts w:ascii="Arial" w:hAnsi="Arial" w:cs="Arial"/>
          <w:sz w:val="24"/>
          <w:szCs w:val="24"/>
        </w:rPr>
      </w:pPr>
      <w:ins w:id="401" w:author="Mayke Silva" w:date="2023-06-23T02:08:00Z">
        <w:r>
          <w:rPr>
            <w:rFonts w:ascii="Arial" w:hAnsi="Arial" w:cs="Arial"/>
            <w:sz w:val="24"/>
            <w:szCs w:val="24"/>
          </w:rPr>
          <w:t>5</w:t>
        </w:r>
        <w:r w:rsidRPr="00456799">
          <w:rPr>
            <w:rFonts w:ascii="Arial" w:hAnsi="Arial" w:cs="Arial"/>
            <w:sz w:val="24"/>
            <w:szCs w:val="24"/>
          </w:rPr>
          <w:t>.</w:t>
        </w:r>
        <w:r>
          <w:rPr>
            <w:rFonts w:ascii="Arial" w:hAnsi="Arial" w:cs="Arial"/>
            <w:sz w:val="24"/>
            <w:szCs w:val="24"/>
          </w:rPr>
          <w:t xml:space="preserve"> </w:t>
        </w:r>
        <w:r>
          <w:rPr>
            <w:rFonts w:ascii="Arial" w:hAnsi="Arial" w:cs="Arial"/>
            <w:sz w:val="24"/>
            <w:szCs w:val="24"/>
          </w:rPr>
          <w:fldChar w:fldCharType="begin"/>
        </w:r>
        <w:r>
          <w:rPr>
            <w:rFonts w:ascii="Arial" w:hAnsi="Arial" w:cs="Arial"/>
            <w:sz w:val="24"/>
            <w:szCs w:val="24"/>
          </w:rPr>
          <w:instrText>HYPERLINK "</w:instrText>
        </w:r>
      </w:ins>
      <w:ins w:id="402" w:author="Mayke Silva" w:date="2023-06-23T01:03:00Z">
        <w:r w:rsidRPr="00EF7114">
          <w:rPr>
            <w:rFonts w:ascii="Arial" w:hAnsi="Arial" w:cs="Arial"/>
            <w:sz w:val="24"/>
            <w:szCs w:val="24"/>
            <w:rPrChange w:id="403" w:author="Mayke Silva" w:date="2023-06-23T02:08:00Z">
              <w:rPr>
                <w:rStyle w:val="Hyperlink"/>
                <w:rFonts w:ascii="Arial" w:hAnsi="Arial" w:cs="Arial"/>
                <w:sz w:val="24"/>
                <w:szCs w:val="24"/>
              </w:rPr>
            </w:rPrChange>
          </w:rPr>
          <w:instrText>https://tecnoblog.net/responde/o-que-e-css-cascading-style-sheets/</w:instrText>
        </w:r>
      </w:ins>
      <w:ins w:id="404" w:author="Mayke Silva" w:date="2023-06-23T02:08:00Z">
        <w:r>
          <w:rPr>
            <w:rFonts w:ascii="Arial" w:hAnsi="Arial" w:cs="Arial"/>
            <w:sz w:val="24"/>
            <w:szCs w:val="24"/>
          </w:rPr>
          <w:instrText>"</w:instrText>
        </w:r>
        <w:r>
          <w:rPr>
            <w:rFonts w:ascii="Arial" w:hAnsi="Arial" w:cs="Arial"/>
            <w:sz w:val="24"/>
            <w:szCs w:val="24"/>
          </w:rPr>
          <w:fldChar w:fldCharType="separate"/>
        </w:r>
      </w:ins>
      <w:ins w:id="405" w:author="Mayke Silva" w:date="2023-06-23T01:03:00Z">
        <w:r w:rsidRPr="00EF7114">
          <w:rPr>
            <w:rStyle w:val="Hyperlink"/>
            <w:rFonts w:ascii="Arial" w:hAnsi="Arial" w:cs="Arial"/>
            <w:sz w:val="24"/>
            <w:szCs w:val="24"/>
          </w:rPr>
          <w:t>https://tecnoblog.net/responde/o-que-e-css-cascading-style-sheets/</w:t>
        </w:r>
      </w:ins>
      <w:ins w:id="406" w:author="Mayke Silva" w:date="2023-06-23T02:08:00Z">
        <w:r>
          <w:rPr>
            <w:rFonts w:ascii="Arial" w:hAnsi="Arial" w:cs="Arial"/>
            <w:sz w:val="24"/>
            <w:szCs w:val="24"/>
          </w:rPr>
          <w:fldChar w:fldCharType="end"/>
        </w:r>
      </w:ins>
    </w:p>
    <w:p w14:paraId="7A1CF419" w14:textId="77777777" w:rsidR="009A0315" w:rsidRDefault="009A0315" w:rsidP="00E5037F">
      <w:pPr>
        <w:spacing w:before="30" w:after="30" w:line="360" w:lineRule="auto"/>
        <w:rPr>
          <w:ins w:id="407" w:author="Mayke Silva" w:date="2023-06-23T01:03:00Z"/>
          <w:rFonts w:ascii="Arial" w:hAnsi="Arial" w:cs="Arial"/>
          <w:sz w:val="24"/>
          <w:szCs w:val="24"/>
        </w:rPr>
      </w:pPr>
    </w:p>
    <w:p w14:paraId="7534E8AA" w14:textId="0D4AE106" w:rsidR="009A0315" w:rsidRPr="009A0315" w:rsidRDefault="00EF7114" w:rsidP="009A0315">
      <w:pPr>
        <w:spacing w:before="30" w:after="30" w:line="360" w:lineRule="auto"/>
        <w:rPr>
          <w:ins w:id="408" w:author="Mayke Silva" w:date="2023-06-23T01:03:00Z"/>
          <w:rFonts w:ascii="Arial" w:hAnsi="Arial" w:cs="Arial"/>
          <w:sz w:val="24"/>
          <w:szCs w:val="24"/>
        </w:rPr>
        <w:pPrChange w:id="409" w:author="Mayke Silva" w:date="2023-06-23T01:03:00Z">
          <w:pPr>
            <w:pStyle w:val="PargrafodaLista"/>
            <w:spacing w:before="30" w:after="30" w:line="360" w:lineRule="auto"/>
            <w:ind w:left="502"/>
          </w:pPr>
        </w:pPrChange>
      </w:pPr>
      <w:ins w:id="410" w:author="Mayke Silva" w:date="2023-06-23T02:08:00Z">
        <w:r>
          <w:rPr>
            <w:rFonts w:ascii="Arial" w:hAnsi="Arial" w:cs="Arial"/>
            <w:sz w:val="24"/>
            <w:szCs w:val="24"/>
          </w:rPr>
          <w:t>6</w:t>
        </w:r>
        <w:r w:rsidRPr="00456799">
          <w:rPr>
            <w:rFonts w:ascii="Arial" w:hAnsi="Arial" w:cs="Arial"/>
            <w:sz w:val="24"/>
            <w:szCs w:val="24"/>
          </w:rPr>
          <w:t>.</w:t>
        </w:r>
        <w:r>
          <w:rPr>
            <w:rFonts w:ascii="Arial" w:hAnsi="Arial" w:cs="Arial"/>
            <w:sz w:val="24"/>
            <w:szCs w:val="24"/>
          </w:rPr>
          <w:t xml:space="preserve"> </w:t>
        </w:r>
        <w:r>
          <w:rPr>
            <w:rFonts w:ascii="Arial" w:hAnsi="Arial" w:cs="Arial"/>
            <w:sz w:val="24"/>
            <w:szCs w:val="24"/>
          </w:rPr>
          <w:fldChar w:fldCharType="begin"/>
        </w:r>
        <w:r>
          <w:rPr>
            <w:rFonts w:ascii="Arial" w:hAnsi="Arial" w:cs="Arial"/>
            <w:sz w:val="24"/>
            <w:szCs w:val="24"/>
          </w:rPr>
          <w:instrText>HYPERLINK "</w:instrText>
        </w:r>
      </w:ins>
      <w:ins w:id="411" w:author="Mayke Silva" w:date="2023-06-23T01:03:00Z">
        <w:r w:rsidRPr="00EF7114">
          <w:rPr>
            <w:rFonts w:ascii="Arial" w:hAnsi="Arial" w:cs="Arial"/>
            <w:sz w:val="24"/>
            <w:szCs w:val="24"/>
            <w:rPrChange w:id="412" w:author="Mayke Silva" w:date="2023-06-23T02:08:00Z">
              <w:rPr>
                <w:rStyle w:val="Hyperlink"/>
                <w:rFonts w:ascii="Arial" w:hAnsi="Arial" w:cs="Arial"/>
                <w:sz w:val="24"/>
                <w:szCs w:val="24"/>
              </w:rPr>
            </w:rPrChange>
          </w:rPr>
          <w:instrText>https://www.alura.com.br/artigos/bootstrap</w:instrText>
        </w:r>
      </w:ins>
      <w:ins w:id="413" w:author="Mayke Silva" w:date="2023-06-23T02:08:00Z">
        <w:r>
          <w:rPr>
            <w:rFonts w:ascii="Arial" w:hAnsi="Arial" w:cs="Arial"/>
            <w:sz w:val="24"/>
            <w:szCs w:val="24"/>
          </w:rPr>
          <w:instrText>"</w:instrText>
        </w:r>
        <w:r>
          <w:rPr>
            <w:rFonts w:ascii="Arial" w:hAnsi="Arial" w:cs="Arial"/>
            <w:sz w:val="24"/>
            <w:szCs w:val="24"/>
          </w:rPr>
          <w:fldChar w:fldCharType="separate"/>
        </w:r>
      </w:ins>
      <w:ins w:id="414" w:author="Mayke Silva" w:date="2023-06-23T01:03:00Z">
        <w:r w:rsidRPr="00EF7114">
          <w:rPr>
            <w:rStyle w:val="Hyperlink"/>
            <w:rFonts w:ascii="Arial" w:hAnsi="Arial" w:cs="Arial"/>
            <w:sz w:val="24"/>
            <w:szCs w:val="24"/>
          </w:rPr>
          <w:t>https://www.alura.com.br/artigos/bootstrap</w:t>
        </w:r>
      </w:ins>
      <w:ins w:id="415" w:author="Mayke Silva" w:date="2023-06-23T02:08:00Z">
        <w:r>
          <w:rPr>
            <w:rFonts w:ascii="Arial" w:hAnsi="Arial" w:cs="Arial"/>
            <w:sz w:val="24"/>
            <w:szCs w:val="24"/>
          </w:rPr>
          <w:fldChar w:fldCharType="end"/>
        </w:r>
      </w:ins>
    </w:p>
    <w:p w14:paraId="4C44A154" w14:textId="77777777" w:rsidR="009A0315" w:rsidRDefault="009A0315" w:rsidP="00E5037F">
      <w:pPr>
        <w:spacing w:before="30" w:after="30" w:line="360" w:lineRule="auto"/>
        <w:rPr>
          <w:ins w:id="416" w:author="Mayke Silva" w:date="2023-06-23T01:03:00Z"/>
          <w:rFonts w:ascii="Arial" w:hAnsi="Arial" w:cs="Arial"/>
          <w:sz w:val="24"/>
          <w:szCs w:val="24"/>
        </w:rPr>
      </w:pPr>
    </w:p>
    <w:p w14:paraId="3A0E95E0" w14:textId="6EF29B9B" w:rsidR="009A0315" w:rsidRDefault="00EF7114" w:rsidP="009A0315">
      <w:pPr>
        <w:spacing w:before="30" w:after="30" w:line="360" w:lineRule="auto"/>
        <w:rPr>
          <w:ins w:id="417" w:author="Mayke Silva" w:date="2023-06-23T01:04:00Z"/>
          <w:rStyle w:val="Hyperlink"/>
          <w:rFonts w:ascii="Arial" w:hAnsi="Arial" w:cs="Arial"/>
          <w:sz w:val="24"/>
          <w:szCs w:val="24"/>
        </w:rPr>
      </w:pPr>
      <w:ins w:id="418" w:author="Mayke Silva" w:date="2023-06-23T02:08:00Z">
        <w:r>
          <w:rPr>
            <w:rFonts w:ascii="Arial" w:hAnsi="Arial" w:cs="Arial"/>
            <w:sz w:val="24"/>
            <w:szCs w:val="24"/>
          </w:rPr>
          <w:t>7</w:t>
        </w:r>
        <w:r w:rsidRPr="00456799">
          <w:rPr>
            <w:rFonts w:ascii="Arial" w:hAnsi="Arial" w:cs="Arial"/>
            <w:sz w:val="24"/>
            <w:szCs w:val="24"/>
          </w:rPr>
          <w:t>.</w:t>
        </w:r>
        <w:r>
          <w:rPr>
            <w:rFonts w:ascii="Arial" w:hAnsi="Arial" w:cs="Arial"/>
            <w:sz w:val="24"/>
            <w:szCs w:val="24"/>
          </w:rPr>
          <w:t xml:space="preserve"> </w:t>
        </w:r>
        <w:r>
          <w:rPr>
            <w:rFonts w:ascii="Arial" w:hAnsi="Arial" w:cs="Arial"/>
            <w:sz w:val="24"/>
            <w:szCs w:val="24"/>
          </w:rPr>
          <w:fldChar w:fldCharType="begin"/>
        </w:r>
        <w:r>
          <w:rPr>
            <w:rFonts w:ascii="Arial" w:hAnsi="Arial" w:cs="Arial"/>
            <w:sz w:val="24"/>
            <w:szCs w:val="24"/>
          </w:rPr>
          <w:instrText>HYPERLINK "</w:instrText>
        </w:r>
      </w:ins>
      <w:ins w:id="419" w:author="Mayke Silva" w:date="2023-06-23T01:03:00Z">
        <w:r w:rsidRPr="00EF7114">
          <w:rPr>
            <w:rFonts w:ascii="Arial" w:hAnsi="Arial" w:cs="Arial"/>
            <w:sz w:val="24"/>
            <w:szCs w:val="24"/>
            <w:rPrChange w:id="420" w:author="Mayke Silva" w:date="2023-06-23T02:08:00Z">
              <w:rPr>
                <w:rStyle w:val="Hyperlink"/>
                <w:rFonts w:ascii="Arial" w:hAnsi="Arial" w:cs="Arial"/>
                <w:sz w:val="24"/>
                <w:szCs w:val="24"/>
              </w:rPr>
            </w:rPrChange>
          </w:rPr>
          <w:instrText>https://tecnoblog.net/responde/o-que-e-javascript-guia-para-iniciantes/</w:instrText>
        </w:r>
      </w:ins>
      <w:ins w:id="421" w:author="Mayke Silva" w:date="2023-06-23T02:08:00Z">
        <w:r>
          <w:rPr>
            <w:rFonts w:ascii="Arial" w:hAnsi="Arial" w:cs="Arial"/>
            <w:sz w:val="24"/>
            <w:szCs w:val="24"/>
          </w:rPr>
          <w:instrText>"</w:instrText>
        </w:r>
        <w:r>
          <w:rPr>
            <w:rFonts w:ascii="Arial" w:hAnsi="Arial" w:cs="Arial"/>
            <w:sz w:val="24"/>
            <w:szCs w:val="24"/>
          </w:rPr>
          <w:fldChar w:fldCharType="separate"/>
        </w:r>
      </w:ins>
      <w:ins w:id="422" w:author="Mayke Silva" w:date="2023-06-23T01:03:00Z">
        <w:r w:rsidRPr="00EF7114">
          <w:rPr>
            <w:rStyle w:val="Hyperlink"/>
            <w:rFonts w:ascii="Arial" w:hAnsi="Arial" w:cs="Arial"/>
            <w:sz w:val="24"/>
            <w:szCs w:val="24"/>
          </w:rPr>
          <w:t>https://tecnoblog.net/responde/o-que-e-javascript-guia-para-iniciantes/</w:t>
        </w:r>
      </w:ins>
      <w:ins w:id="423" w:author="Mayke Silva" w:date="2023-06-23T02:08:00Z">
        <w:r>
          <w:rPr>
            <w:rFonts w:ascii="Arial" w:hAnsi="Arial" w:cs="Arial"/>
            <w:sz w:val="24"/>
            <w:szCs w:val="24"/>
          </w:rPr>
          <w:fldChar w:fldCharType="end"/>
        </w:r>
      </w:ins>
    </w:p>
    <w:p w14:paraId="665EFDAD" w14:textId="77777777" w:rsidR="009A0315" w:rsidRDefault="009A0315" w:rsidP="009A0315">
      <w:pPr>
        <w:spacing w:before="30" w:after="30" w:line="360" w:lineRule="auto"/>
        <w:rPr>
          <w:ins w:id="424" w:author="Mayke Silva" w:date="2023-06-23T01:03:00Z"/>
          <w:rFonts w:ascii="Arial" w:hAnsi="Arial" w:cs="Arial"/>
          <w:sz w:val="24"/>
          <w:szCs w:val="24"/>
        </w:rPr>
      </w:pPr>
    </w:p>
    <w:p w14:paraId="7E3BCC75" w14:textId="77777777" w:rsidR="009A0315" w:rsidRPr="009A0315" w:rsidRDefault="009A0315" w:rsidP="00E5037F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sectPr w:rsidR="009A0315" w:rsidRPr="009A0315" w:rsidSect="00E41F3E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D9CB2" w14:textId="77777777" w:rsidR="0000330E" w:rsidRDefault="0000330E" w:rsidP="001B743A">
      <w:pPr>
        <w:spacing w:after="0" w:line="240" w:lineRule="auto"/>
      </w:pPr>
      <w:r>
        <w:separator/>
      </w:r>
    </w:p>
  </w:endnote>
  <w:endnote w:type="continuationSeparator" w:id="0">
    <w:p w14:paraId="68F358CF" w14:textId="77777777" w:rsidR="0000330E" w:rsidRDefault="0000330E" w:rsidP="001B7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142F3" w14:textId="77777777" w:rsidR="0000330E" w:rsidRDefault="0000330E" w:rsidP="001B743A">
      <w:pPr>
        <w:spacing w:after="0" w:line="240" w:lineRule="auto"/>
      </w:pPr>
      <w:r>
        <w:separator/>
      </w:r>
    </w:p>
  </w:footnote>
  <w:footnote w:type="continuationSeparator" w:id="0">
    <w:p w14:paraId="7627DCE3" w14:textId="77777777" w:rsidR="0000330E" w:rsidRDefault="0000330E" w:rsidP="001B743A">
      <w:pPr>
        <w:spacing w:after="0" w:line="240" w:lineRule="auto"/>
      </w:pPr>
      <w:r>
        <w:continuationSeparator/>
      </w:r>
    </w:p>
  </w:footnote>
  <w:footnote w:id="1">
    <w:p w14:paraId="27272D7F" w14:textId="575FAC07" w:rsidR="001B743A" w:rsidDel="00C2279C" w:rsidRDefault="001B743A">
      <w:pPr>
        <w:pStyle w:val="Textodenotaderodap"/>
        <w:rPr>
          <w:del w:id="151" w:author="Mayke Silva" w:date="2023-06-23T02:45:00Z"/>
        </w:rPr>
      </w:pPr>
      <w:ins w:id="152" w:author="Admin" w:date="2023-06-22T22:28:00Z">
        <w:del w:id="153" w:author="Mayke Silva" w:date="2023-06-23T02:45:00Z">
          <w:r w:rsidDel="00C2279C">
            <w:rPr>
              <w:rStyle w:val="Refdenotaderodap"/>
            </w:rPr>
            <w:footnoteRef/>
          </w:r>
          <w:r w:rsidDel="00C2279C">
            <w:delText xml:space="preserve"> </w:delText>
          </w:r>
        </w:del>
      </w:ins>
      <w:ins w:id="154" w:author="Admin" w:date="2023-06-22T22:29:00Z">
        <w:del w:id="155" w:author="Mayke Silva" w:date="2023-06-23T02:45:00Z">
          <w:r w:rsidDel="00C2279C">
            <w:delText>Fonte 1</w:delText>
          </w:r>
        </w:del>
      </w:ins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D0C79"/>
    <w:multiLevelType w:val="hybridMultilevel"/>
    <w:tmpl w:val="6846A61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2080F3D"/>
    <w:multiLevelType w:val="hybridMultilevel"/>
    <w:tmpl w:val="8382AA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35C9B"/>
    <w:multiLevelType w:val="hybridMultilevel"/>
    <w:tmpl w:val="85F6A1D6"/>
    <w:lvl w:ilvl="0" w:tplc="0416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813528468">
    <w:abstractNumId w:val="1"/>
  </w:num>
  <w:num w:numId="2" w16cid:durableId="1094135425">
    <w:abstractNumId w:val="0"/>
  </w:num>
  <w:num w:numId="3" w16cid:durableId="188536435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min">
    <w15:presenceInfo w15:providerId="None" w15:userId="Admin"/>
  </w15:person>
  <w15:person w15:author="Mayke Silva">
    <w15:presenceInfo w15:providerId="Windows Live" w15:userId="f28fe50e8ed2224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F3E"/>
    <w:rsid w:val="0000330E"/>
    <w:rsid w:val="00020E37"/>
    <w:rsid w:val="00054EEE"/>
    <w:rsid w:val="000949D1"/>
    <w:rsid w:val="00152169"/>
    <w:rsid w:val="001B743A"/>
    <w:rsid w:val="002570DD"/>
    <w:rsid w:val="002A1CE0"/>
    <w:rsid w:val="00374048"/>
    <w:rsid w:val="004334CB"/>
    <w:rsid w:val="004350EA"/>
    <w:rsid w:val="004661FC"/>
    <w:rsid w:val="004B08F3"/>
    <w:rsid w:val="00610587"/>
    <w:rsid w:val="006C634C"/>
    <w:rsid w:val="0097225E"/>
    <w:rsid w:val="009A0315"/>
    <w:rsid w:val="00A60A64"/>
    <w:rsid w:val="00A8135A"/>
    <w:rsid w:val="00BE527E"/>
    <w:rsid w:val="00C2279C"/>
    <w:rsid w:val="00C275EF"/>
    <w:rsid w:val="00CA0B62"/>
    <w:rsid w:val="00E41F3E"/>
    <w:rsid w:val="00E5037F"/>
    <w:rsid w:val="00EE1620"/>
    <w:rsid w:val="00EF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81AE"/>
  <w15:chartTrackingRefBased/>
  <w15:docId w15:val="{4209A198-3395-44E2-9CE1-21BD8B01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58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41F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54EE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4EEE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B743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B743A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1B743A"/>
    <w:rPr>
      <w:vertAlign w:val="superscript"/>
    </w:rPr>
  </w:style>
  <w:style w:type="paragraph" w:styleId="Reviso">
    <w:name w:val="Revision"/>
    <w:hidden/>
    <w:uiPriority w:val="99"/>
    <w:semiHidden/>
    <w:rsid w:val="006C634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f7fd917-61f7-4ff5-a6c7-2cccc73e5e0d" xsi:nil="true"/>
    <lcf76f155ced4ddcb4097134ff3c332f xmlns="aec298a8-d203-41b0-b8bc-db7e9104da50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A60D47D2B2394899B281A1A59E9FAF" ma:contentTypeVersion="8" ma:contentTypeDescription="Crie um novo documento." ma:contentTypeScope="" ma:versionID="25be936588a552009f1905cea966b3cc">
  <xsd:schema xmlns:xsd="http://www.w3.org/2001/XMLSchema" xmlns:xs="http://www.w3.org/2001/XMLSchema" xmlns:p="http://schemas.microsoft.com/office/2006/metadata/properties" xmlns:ns2="aec298a8-d203-41b0-b8bc-db7e9104da50" xmlns:ns3="7f7fd917-61f7-4ff5-a6c7-2cccc73e5e0d" targetNamespace="http://schemas.microsoft.com/office/2006/metadata/properties" ma:root="true" ma:fieldsID="f446ea98db64f84ca4e0b518f770da07" ns2:_="" ns3:_="">
    <xsd:import namespace="aec298a8-d203-41b0-b8bc-db7e9104da50"/>
    <xsd:import namespace="7f7fd917-61f7-4ff5-a6c7-2cccc73e5e0d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c298a8-d203-41b0-b8bc-db7e9104da50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7fd917-61f7-4ff5-a6c7-2cccc73e5e0d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611ef655-634f-461b-bc87-0e34b75b4777}" ma:internalName="TaxCatchAll" ma:showField="CatchAllData" ma:web="7f7fd917-61f7-4ff5-a6c7-2cccc73e5e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531B70-3D6B-44C9-9322-E58D5D2F3F02}">
  <ds:schemaRefs>
    <ds:schemaRef ds:uri="http://schemas.microsoft.com/office/2006/metadata/properties"/>
    <ds:schemaRef ds:uri="http://schemas.microsoft.com/office/infopath/2007/PartnerControls"/>
    <ds:schemaRef ds:uri="7f7fd917-61f7-4ff5-a6c7-2cccc73e5e0d"/>
    <ds:schemaRef ds:uri="aec298a8-d203-41b0-b8bc-db7e9104da50"/>
  </ds:schemaRefs>
</ds:datastoreItem>
</file>

<file path=customXml/itemProps2.xml><?xml version="1.0" encoding="utf-8"?>
<ds:datastoreItem xmlns:ds="http://schemas.openxmlformats.org/officeDocument/2006/customXml" ds:itemID="{16B20972-8390-4D65-B82D-059542D58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c298a8-d203-41b0-b8bc-db7e9104da50"/>
    <ds:schemaRef ds:uri="7f7fd917-61f7-4ff5-a6c7-2cccc73e5e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452473-24EF-4CF8-877A-4334832F60E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9D39C6B-FDF7-4452-BFD4-90AE0F70067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20</Pages>
  <Words>2254</Words>
  <Characters>12173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Mayke Silva</dc:creator>
  <cp:keywords/>
  <dc:description/>
  <cp:lastModifiedBy>Mayke Silva</cp:lastModifiedBy>
  <cp:revision>18</cp:revision>
  <dcterms:created xsi:type="dcterms:W3CDTF">2023-06-22T04:13:00Z</dcterms:created>
  <dcterms:modified xsi:type="dcterms:W3CDTF">2023-06-23T05:49:00Z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0x010100FBA60D47D2B2394899B281A1A59E9FAF</vt:lpwstr>
  </property>
</Properties>
</file>